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6F9FF" w14:textId="2BBCF3D0" w:rsidR="0051184F" w:rsidRDefault="00E73B14"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hidden="0" allowOverlap="1" wp14:anchorId="6BEA538D" wp14:editId="17944A14">
                <wp:simplePos x="0" y="0"/>
                <wp:positionH relativeFrom="page">
                  <wp:posOffset>428625</wp:posOffset>
                </wp:positionH>
                <wp:positionV relativeFrom="margin">
                  <wp:posOffset>-1170304</wp:posOffset>
                </wp:positionV>
                <wp:extent cx="228600" cy="10403359"/>
                <wp:effectExtent l="0" t="0" r="0" b="0"/>
                <wp:wrapNone/>
                <wp:docPr id="1728545881" name="Group 1728545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10403359"/>
                          <a:chOff x="5231700" y="0"/>
                          <a:chExt cx="228600" cy="7560000"/>
                        </a:xfrm>
                      </wpg:grpSpPr>
                      <wpg:grpSp>
                        <wpg:cNvPr id="150243782" name="Group 150243782"/>
                        <wpg:cNvGrpSpPr/>
                        <wpg:grpSpPr>
                          <a:xfrm>
                            <a:off x="5231700" y="0"/>
                            <a:ext cx="228600" cy="7560000"/>
                            <a:chOff x="0" y="0"/>
                            <a:chExt cx="228600" cy="9144000"/>
                          </a:xfrm>
                        </wpg:grpSpPr>
                        <wps:wsp>
                          <wps:cNvPr id="1022607563" name="Rectangle 1022607563"/>
                          <wps:cNvSpPr/>
                          <wps:spPr>
                            <a:xfrm>
                              <a:off x="0" y="0"/>
                              <a:ext cx="228600" cy="914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DD614A" w14:textId="77777777" w:rsidR="0051184F" w:rsidRDefault="0051184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5180660" name="Rectangle 645180660"/>
                          <wps:cNvSpPr/>
                          <wps:spPr>
                            <a:xfrm>
                              <a:off x="0" y="0"/>
                              <a:ext cx="228600" cy="878205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B83197" w14:textId="77777777" w:rsidR="0051184F" w:rsidRDefault="0051184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0658735" name="Rectangle 300658735"/>
                          <wps:cNvSpPr/>
                          <wps:spPr>
                            <a:xfrm>
                              <a:off x="0" y="8915400"/>
                              <a:ext cx="228600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5A72B8" w14:textId="77777777" w:rsidR="0051184F" w:rsidRDefault="0051184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EA538D" id="Group 1728545881" o:spid="_x0000_s1026" style="position:absolute;margin-left:33.75pt;margin-top:-92.15pt;width:18pt;height:819.15pt;z-index:251656704;mso-position-horizontal-relative:page;mso-position-vertical-relative:margin" coordorigin="52317" coordsize="228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">
                <v:group id="Group 150243782" o:spid="_x0000_s1027" style="position:absolute;left:52317;width:2286;height:75600" coordsize="2286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">
                  <v:rect id="Rectangle 1022607563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1DD614A" w14:textId="77777777" w:rsidR="0051184F" w:rsidRDefault="0051184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645180660" o:spid="_x0000_s1029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" fillcolor="#e97132 [3205]" stroked="f">
                    <v:textbox inset="2.53958mm,2.53958mm,2.53958mm,2.53958mm">
                      <w:txbxContent>
                        <w:p w14:paraId="05B83197" w14:textId="77777777" w:rsidR="0051184F" w:rsidRDefault="0051184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300658735" o:spid="_x0000_s1030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" fillcolor="#156082 [3204]" stroked="f">
                    <v:textbox inset="2.53958mm,2.53958mm,2.53958mm,2.53958mm">
                      <w:txbxContent>
                        <w:p w14:paraId="405A72B8" w14:textId="77777777" w:rsidR="0051184F" w:rsidRDefault="0051184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752" behindDoc="0" locked="0" layoutInCell="1" hidden="0" allowOverlap="1" wp14:anchorId="2EEA8C80" wp14:editId="771CDCEB">
            <wp:simplePos x="0" y="0"/>
            <wp:positionH relativeFrom="margin">
              <wp:posOffset>4174490</wp:posOffset>
            </wp:positionH>
            <wp:positionV relativeFrom="margin">
              <wp:posOffset>-276224</wp:posOffset>
            </wp:positionV>
            <wp:extent cx="2206625" cy="762000"/>
            <wp:effectExtent l="0" t="0" r="0" b="0"/>
            <wp:wrapSquare wrapText="bothSides" distT="0" distB="0" distL="114300" distR="114300"/>
            <wp:docPr id="1728545883" name="image1.png" descr="A logo for college computing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for college computing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11A073" w14:textId="77777777" w:rsidR="0051184F" w:rsidRDefault="00E73B14">
      <w:pPr>
        <w:rPr>
          <w:b/>
          <w:color w:val="156082"/>
          <w:sz w:val="36"/>
          <w:szCs w:val="36"/>
        </w:rPr>
      </w:pPr>
      <w:r>
        <w:rPr>
          <w:b/>
          <w:color w:val="156082"/>
          <w:sz w:val="36"/>
          <w:szCs w:val="36"/>
        </w:rPr>
        <w:t>Assessment Cover Page</w:t>
      </w:r>
    </w:p>
    <w:p w14:paraId="6AE221EB" w14:textId="6E93CFB8" w:rsidR="00245707" w:rsidRDefault="009C3556">
      <w:pPr>
        <w:rPr>
          <w:i/>
          <w:color w:val="156082"/>
          <w:sz w:val="32"/>
          <w:szCs w:val="32"/>
        </w:rPr>
      </w:pPr>
      <w:r>
        <w:rPr>
          <w:i/>
          <w:color w:val="156082"/>
          <w:sz w:val="32"/>
          <w:szCs w:val="32"/>
        </w:rPr>
        <w:t>Student Full Name</w:t>
      </w:r>
    </w:p>
    <w:p w14:paraId="3518EF99" w14:textId="663E1612" w:rsidR="00C61CF0" w:rsidRPr="00692DFF" w:rsidRDefault="00692DFF">
      <w:pPr>
        <w:rPr>
          <w:i/>
          <w:color w:val="EE0000"/>
          <w:sz w:val="32"/>
          <w:szCs w:val="32"/>
        </w:rPr>
      </w:pPr>
      <w:ins w:id="1" w:author="kyle O'Reilly" w:date="2026-10-20T21:23:00Z" w16du:dateUtc="2026-10-20T20:23:00Z">
        <w:r>
          <w:rPr>
            <w:i/>
            <w:color w:val="EE0000"/>
            <w:sz w:val="32"/>
            <w:szCs w:val="32"/>
          </w:rPr>
          <w:t xml:space="preserve">Kyle </w:t>
        </w:r>
        <w:r w:rsidR="00752BC6">
          <w:rPr>
            <w:i/>
            <w:color w:val="EE0000"/>
            <w:sz w:val="32"/>
            <w:szCs w:val="32"/>
          </w:rPr>
          <w:t>O’Reilly</w:t>
        </w:r>
      </w:ins>
    </w:p>
    <w:p w14:paraId="73DFB2DB" w14:textId="77777777" w:rsidR="00FC1FBB" w:rsidRPr="00C61CF0" w:rsidRDefault="00FC1FBB">
      <w:pPr>
        <w:rPr>
          <w:i/>
          <w:color w:val="EE0000"/>
          <w:sz w:val="32"/>
          <w:szCs w:val="32"/>
        </w:rPr>
      </w:pPr>
    </w:p>
    <w:p w14:paraId="4EEAA472" w14:textId="3E337B95" w:rsidR="00C61CF0" w:rsidRDefault="00C61CF0">
      <w:pPr>
        <w:rPr>
          <w:i/>
          <w:color w:val="156082"/>
          <w:sz w:val="32"/>
          <w:szCs w:val="32"/>
        </w:rPr>
      </w:pPr>
      <w:r>
        <w:rPr>
          <w:i/>
          <w:color w:val="156082"/>
          <w:sz w:val="32"/>
          <w:szCs w:val="32"/>
        </w:rPr>
        <w:t>Student Number</w:t>
      </w:r>
    </w:p>
    <w:p w14:paraId="5F9B572F" w14:textId="22131FDA" w:rsidR="00FC1FBB" w:rsidRDefault="00752BC6">
      <w:pPr>
        <w:rPr>
          <w:i/>
          <w:color w:val="EE0000"/>
          <w:sz w:val="32"/>
          <w:szCs w:val="32"/>
        </w:rPr>
      </w:pPr>
      <w:ins w:id="2" w:author="kyle O'Reilly" w:date="2026-10-20T21:23:00Z" w16du:dateUtc="2026-10-20T20:23:00Z">
        <w:r>
          <w:rPr>
            <w:i/>
            <w:color w:val="EE0000"/>
            <w:sz w:val="32"/>
            <w:szCs w:val="32"/>
          </w:rPr>
          <w:t>Sba26104</w:t>
        </w:r>
      </w:ins>
    </w:p>
    <w:p w14:paraId="0DFE2AFC" w14:textId="77777777" w:rsidR="00FC1FBB" w:rsidRPr="00C61CF0" w:rsidRDefault="00FC1FBB">
      <w:pPr>
        <w:rPr>
          <w:i/>
          <w:color w:val="EE0000"/>
          <w:sz w:val="32"/>
          <w:szCs w:val="32"/>
        </w:rPr>
      </w:pPr>
    </w:p>
    <w:p w14:paraId="23B0CFD7" w14:textId="62BA6AF6" w:rsidR="00C61CF0" w:rsidRDefault="00C61CF0">
      <w:pPr>
        <w:rPr>
          <w:i/>
          <w:color w:val="156082"/>
          <w:sz w:val="32"/>
          <w:szCs w:val="32"/>
        </w:rPr>
      </w:pPr>
      <w:r>
        <w:rPr>
          <w:i/>
          <w:color w:val="156082"/>
          <w:sz w:val="32"/>
          <w:szCs w:val="32"/>
        </w:rPr>
        <w:t>Module Title</w:t>
      </w:r>
    </w:p>
    <w:p w14:paraId="5325CDEA" w14:textId="10DAA52E" w:rsidR="00245707" w:rsidRDefault="00752BC6">
      <w:pPr>
        <w:rPr>
          <w:i/>
          <w:color w:val="EE0000"/>
          <w:sz w:val="32"/>
          <w:szCs w:val="32"/>
        </w:rPr>
      </w:pPr>
      <w:ins w:id="3" w:author="kyle O'Reilly" w:date="2026-10-20T21:24:00Z" w16du:dateUtc="2026-10-20T20:24:00Z">
        <w:r>
          <w:rPr>
            <w:i/>
            <w:color w:val="EE0000"/>
            <w:sz w:val="32"/>
            <w:szCs w:val="32"/>
          </w:rPr>
          <w:t>Strategic Thinking</w:t>
        </w:r>
      </w:ins>
    </w:p>
    <w:p w14:paraId="229D0291" w14:textId="77777777" w:rsidR="00FC1FBB" w:rsidRDefault="00FC1FBB">
      <w:pPr>
        <w:rPr>
          <w:i/>
          <w:color w:val="156082"/>
          <w:sz w:val="32"/>
          <w:szCs w:val="32"/>
        </w:rPr>
      </w:pPr>
    </w:p>
    <w:p w14:paraId="401B422E" w14:textId="77AA891F" w:rsidR="00245707" w:rsidRDefault="00C61CF0">
      <w:pPr>
        <w:rPr>
          <w:i/>
          <w:color w:val="156082"/>
          <w:sz w:val="32"/>
          <w:szCs w:val="32"/>
        </w:rPr>
      </w:pPr>
      <w:r>
        <w:rPr>
          <w:i/>
          <w:color w:val="156082"/>
          <w:sz w:val="32"/>
          <w:szCs w:val="32"/>
        </w:rPr>
        <w:t>Assessment Title</w:t>
      </w:r>
    </w:p>
    <w:p w14:paraId="1A2136A5" w14:textId="7787F967" w:rsidR="00C61CF0" w:rsidRDefault="002E7DDB">
      <w:pPr>
        <w:rPr>
          <w:i/>
          <w:color w:val="EE0000"/>
          <w:sz w:val="32"/>
          <w:szCs w:val="32"/>
        </w:rPr>
      </w:pPr>
      <w:ins w:id="4" w:author="kyle O'Reilly" w:date="2026-10-20T21:24:00Z" w16du:dateUtc="2026-10-20T20:24:00Z">
        <w:r>
          <w:rPr>
            <w:i/>
            <w:color w:val="EE0000"/>
            <w:sz w:val="32"/>
            <w:szCs w:val="32"/>
          </w:rPr>
          <w:t>CA-1 Capstone Project Proposal</w:t>
        </w:r>
      </w:ins>
    </w:p>
    <w:p w14:paraId="71D4A6EE" w14:textId="77777777" w:rsidR="00FC1FBB" w:rsidRPr="00C61CF0" w:rsidRDefault="00FC1FBB">
      <w:pPr>
        <w:rPr>
          <w:i/>
          <w:color w:val="EE0000"/>
          <w:sz w:val="32"/>
          <w:szCs w:val="32"/>
        </w:rPr>
      </w:pPr>
    </w:p>
    <w:p w14:paraId="5EB9CAFC" w14:textId="4C985199" w:rsidR="00C61CF0" w:rsidRDefault="00C61CF0">
      <w:pPr>
        <w:rPr>
          <w:i/>
          <w:color w:val="156082"/>
          <w:sz w:val="32"/>
          <w:szCs w:val="32"/>
        </w:rPr>
      </w:pPr>
      <w:r>
        <w:rPr>
          <w:i/>
          <w:color w:val="156082"/>
          <w:sz w:val="32"/>
          <w:szCs w:val="32"/>
        </w:rPr>
        <w:t>Lecturer/Supervisor</w:t>
      </w:r>
    </w:p>
    <w:p w14:paraId="502A00F4" w14:textId="25464E13" w:rsidR="00C61CF0" w:rsidRDefault="002E7DDB">
      <w:pPr>
        <w:rPr>
          <w:i/>
          <w:color w:val="EE0000"/>
          <w:sz w:val="32"/>
          <w:szCs w:val="32"/>
        </w:rPr>
      </w:pPr>
      <w:ins w:id="5" w:author="kyle O'Reilly" w:date="2026-10-20T21:24:00Z" w16du:dateUtc="2026-10-20T20:24:00Z">
        <w:r>
          <w:rPr>
            <w:i/>
            <w:color w:val="EE0000"/>
            <w:sz w:val="32"/>
            <w:szCs w:val="32"/>
          </w:rPr>
          <w:t>Taufique Ahmed</w:t>
        </w:r>
      </w:ins>
    </w:p>
    <w:p w14:paraId="292631E1" w14:textId="77777777" w:rsidR="00FC1FBB" w:rsidRPr="00C61CF0" w:rsidRDefault="00FC1FBB">
      <w:pPr>
        <w:rPr>
          <w:i/>
          <w:color w:val="EE0000"/>
          <w:sz w:val="32"/>
          <w:szCs w:val="32"/>
        </w:rPr>
      </w:pPr>
    </w:p>
    <w:p w14:paraId="12A88AA4" w14:textId="1E064325" w:rsidR="00245707" w:rsidRDefault="00FC1FBB">
      <w:pPr>
        <w:rPr>
          <w:i/>
          <w:color w:val="156082"/>
          <w:sz w:val="32"/>
          <w:szCs w:val="32"/>
        </w:rPr>
      </w:pPr>
      <w:r>
        <w:rPr>
          <w:i/>
          <w:color w:val="156082"/>
          <w:sz w:val="32"/>
          <w:szCs w:val="32"/>
        </w:rPr>
        <w:t xml:space="preserve">Assessment Date </w:t>
      </w:r>
    </w:p>
    <w:p w14:paraId="5693FC76" w14:textId="43DF0064" w:rsidR="00FC1FBB" w:rsidRPr="00FC1FBB" w:rsidRDefault="00D423ED">
      <w:pPr>
        <w:rPr>
          <w:i/>
          <w:color w:val="EE0000"/>
          <w:sz w:val="32"/>
          <w:szCs w:val="32"/>
        </w:rPr>
      </w:pPr>
      <w:ins w:id="6" w:author="kyle O'Reilly" w:date="2026-10-20T21:25:00Z" w16du:dateUtc="2026-10-20T20:25:00Z">
        <w:r>
          <w:rPr>
            <w:i/>
            <w:color w:val="EE0000"/>
            <w:sz w:val="32"/>
            <w:szCs w:val="32"/>
          </w:rPr>
          <w:t>25/10/2026</w:t>
        </w:r>
      </w:ins>
    </w:p>
    <w:p w14:paraId="465C7170" w14:textId="77777777" w:rsidR="00FC1FBB" w:rsidRDefault="00FC1FBB">
      <w:pPr>
        <w:rPr>
          <w:i/>
          <w:color w:val="156082"/>
          <w:sz w:val="32"/>
          <w:szCs w:val="32"/>
        </w:rPr>
      </w:pPr>
    </w:p>
    <w:p w14:paraId="01A90031" w14:textId="61A22447" w:rsidR="00FC1FBB" w:rsidRDefault="00FC1FBB">
      <w:pPr>
        <w:rPr>
          <w:i/>
          <w:color w:val="156082"/>
          <w:sz w:val="32"/>
          <w:szCs w:val="32"/>
        </w:rPr>
      </w:pPr>
      <w:r>
        <w:rPr>
          <w:i/>
          <w:color w:val="156082"/>
          <w:sz w:val="32"/>
          <w:szCs w:val="32"/>
        </w:rPr>
        <w:t>Date of Submission</w:t>
      </w:r>
    </w:p>
    <w:p w14:paraId="294E77D1" w14:textId="271FA05F" w:rsidR="00FC1FBB" w:rsidRPr="00FC1FBB" w:rsidRDefault="00D423ED">
      <w:pPr>
        <w:rPr>
          <w:i/>
          <w:color w:val="EE0000"/>
          <w:sz w:val="32"/>
          <w:szCs w:val="32"/>
        </w:rPr>
      </w:pPr>
      <w:ins w:id="7" w:author="kyle O'Reilly" w:date="2026-10-20T21:25:00Z" w16du:dateUtc="2026-10-20T20:25:00Z">
        <w:r>
          <w:rPr>
            <w:i/>
            <w:color w:val="EE0000"/>
            <w:sz w:val="32"/>
            <w:szCs w:val="32"/>
          </w:rPr>
          <w:t>25/10/2026</w:t>
        </w:r>
      </w:ins>
    </w:p>
    <w:p w14:paraId="13728F12" w14:textId="77777777" w:rsidR="00FC1FBB" w:rsidRDefault="00FC1FBB">
      <w:pPr>
        <w:rPr>
          <w:i/>
          <w:color w:val="156082"/>
          <w:sz w:val="32"/>
          <w:szCs w:val="32"/>
        </w:rPr>
      </w:pPr>
    </w:p>
    <w:p w14:paraId="2CD3A1DD" w14:textId="77777777" w:rsidR="00FC1FBB" w:rsidRDefault="00FC1FBB">
      <w:pPr>
        <w:rPr>
          <w:i/>
          <w:color w:val="156082"/>
          <w:sz w:val="32"/>
          <w:szCs w:val="32"/>
        </w:rPr>
      </w:pPr>
    </w:p>
    <w:p w14:paraId="774CDDAC" w14:textId="25537474" w:rsidR="00000B97" w:rsidRPr="00000B97" w:rsidRDefault="00000B97">
      <w:pPr>
        <w:rPr>
          <w:i/>
          <w:color w:val="156082"/>
          <w:sz w:val="32"/>
          <w:szCs w:val="32"/>
        </w:rPr>
      </w:pPr>
      <w:proofErr w:type="spellStart"/>
      <w:r w:rsidRPr="00000B97">
        <w:rPr>
          <w:i/>
          <w:color w:val="156082"/>
          <w:sz w:val="32"/>
          <w:szCs w:val="32"/>
        </w:rPr>
        <w:lastRenderedPageBreak/>
        <w:t>Github</w:t>
      </w:r>
      <w:proofErr w:type="spellEnd"/>
      <w:r w:rsidRPr="00000B97">
        <w:rPr>
          <w:i/>
          <w:color w:val="156082"/>
          <w:sz w:val="32"/>
          <w:szCs w:val="32"/>
        </w:rPr>
        <w:t xml:space="preserve"> Repository </w:t>
      </w:r>
    </w:p>
    <w:p w14:paraId="2EBB578C" w14:textId="11D85396" w:rsidR="00000B97" w:rsidRPr="0028301A" w:rsidRDefault="002E1B96">
      <w:pPr>
        <w:rPr>
          <w:bCs/>
          <w:i/>
          <w:iCs/>
          <w:color w:val="EE0000"/>
          <w:sz w:val="32"/>
          <w:szCs w:val="32"/>
        </w:rPr>
      </w:pPr>
      <w:ins w:id="8" w:author="kyle O'Reilly" w:date="2026-10-20T21:25:00Z" w16du:dateUtc="2026-10-20T20:25:00Z">
        <w:r w:rsidRPr="002E1B96">
          <w:rPr>
            <w:bCs/>
            <w:i/>
            <w:iCs/>
            <w:color w:val="EE0000"/>
            <w:sz w:val="32"/>
            <w:szCs w:val="32"/>
          </w:rPr>
          <w:t>https://github.com/sba26104-KOR/HDSDAB---Strategic-Thinking---Capstone-</w:t>
        </w:r>
        <w:proofErr w:type="spellStart"/>
        <w:r w:rsidRPr="002E1B96">
          <w:rPr>
            <w:bCs/>
            <w:i/>
            <w:iCs/>
            <w:color w:val="EE0000"/>
            <w:sz w:val="32"/>
            <w:szCs w:val="32"/>
          </w:rPr>
          <w:t>Project.git</w:t>
        </w:r>
      </w:ins>
      <w:proofErr w:type="spellEnd"/>
    </w:p>
    <w:p w14:paraId="6D08B88D" w14:textId="77777777" w:rsidR="00000B97" w:rsidRDefault="00000B97">
      <w:pPr>
        <w:rPr>
          <w:b/>
          <w:color w:val="156082"/>
          <w:sz w:val="32"/>
          <w:szCs w:val="32"/>
        </w:rPr>
      </w:pPr>
    </w:p>
    <w:p w14:paraId="406FCFDF" w14:textId="520079C8" w:rsidR="0051184F" w:rsidRDefault="00E73B14">
      <w:pPr>
        <w:rPr>
          <w:b/>
          <w:color w:val="156082"/>
          <w:sz w:val="32"/>
          <w:szCs w:val="32"/>
        </w:rPr>
      </w:pPr>
      <w:r>
        <w:rPr>
          <w:b/>
          <w:color w:val="156082"/>
          <w:sz w:val="32"/>
          <w:szCs w:val="32"/>
        </w:rPr>
        <w:t>Use of AI Tools</w:t>
      </w:r>
    </w:p>
    <w:p w14:paraId="4380BBF5" w14:textId="75AC3425" w:rsidR="00EC23B4" w:rsidRPr="0028301A" w:rsidRDefault="00FC1FBB">
      <w:pPr>
        <w:rPr>
          <w:b/>
          <w:sz w:val="28"/>
          <w:szCs w:val="28"/>
        </w:rPr>
        <w:sectPr w:rsidR="00EC23B4" w:rsidRPr="0028301A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9541C15" wp14:editId="02DBC1AE">
                <wp:simplePos x="0" y="0"/>
                <wp:positionH relativeFrom="margin">
                  <wp:align>center</wp:align>
                </wp:positionH>
                <wp:positionV relativeFrom="paragraph">
                  <wp:posOffset>1244600</wp:posOffset>
                </wp:positionV>
                <wp:extent cx="5800725" cy="2876550"/>
                <wp:effectExtent l="19050" t="19050" r="28575" b="19050"/>
                <wp:wrapNone/>
                <wp:docPr id="1728545882" name="Rectangle 1728545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287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 cap="flat" cmpd="sng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227131" w14:textId="77777777" w:rsidR="0051184F" w:rsidRDefault="00E73B1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156082"/>
                                <w:sz w:val="32"/>
                              </w:rPr>
                              <w:t>Declaration</w:t>
                            </w:r>
                          </w:p>
                          <w:p w14:paraId="025D3EF2" w14:textId="77777777" w:rsidR="0051184F" w:rsidRDefault="00E73B1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By submitting this assessment, I confirm that I have read the CCT policy on academic misconduct and understand the implications of submitting work that is not my own or does not appropriately reference material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8"/>
                              </w:rPr>
                              <w:t>taken</w:t>
                            </w:r>
                            <w:proofErr w:type="gramEnd"/>
                            <w:r>
                              <w:rPr>
                                <w:color w:val="000000"/>
                                <w:sz w:val="28"/>
                              </w:rPr>
                              <w:t xml:space="preserve"> from a third party or other source. </w:t>
                            </w:r>
                          </w:p>
                          <w:p w14:paraId="4E446ABB" w14:textId="77777777" w:rsidR="0051184F" w:rsidRDefault="00E73B1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I declare it to be my own work and that all material from third parties has been appropriately referenced.</w:t>
                            </w:r>
                          </w:p>
                          <w:p w14:paraId="43A54171" w14:textId="7FFA3024" w:rsidR="00FC1FBB" w:rsidRDefault="00E73B14">
                            <w:pPr>
                              <w:spacing w:line="258" w:lineRule="auto"/>
                              <w:textDirection w:val="btL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I further confirm that this work has not previously been submitted for assessment by myself or someone else in CCT College Dublin or any other higher education </w:t>
                            </w:r>
                            <w:r w:rsidR="00FC1FBB">
                              <w:rPr>
                                <w:color w:val="000000"/>
                                <w:sz w:val="28"/>
                              </w:rPr>
                              <w:t>institute</w:t>
                            </w:r>
                          </w:p>
                          <w:p w14:paraId="31BF7735" w14:textId="0EB1520C" w:rsidR="0051184F" w:rsidRDefault="00E73B1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ion.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541C15" id="Rectangle 1728545882" o:spid="_x0000_s1031" style="position:absolute;margin-left:0;margin-top:98pt;width:456.75pt;height:226.5pt;z-index: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" fillcolor="white [3201]" strokecolor="#156082 [3204]" strokeweight="2.25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6227131" w14:textId="77777777" w:rsidR="0051184F" w:rsidRDefault="00E73B14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156082"/>
                          <w:sz w:val="32"/>
                        </w:rPr>
                        <w:t>Declaration</w:t>
                      </w:r>
                    </w:p>
                    <w:p w14:paraId="025D3EF2" w14:textId="77777777" w:rsidR="0051184F" w:rsidRDefault="00E73B14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 xml:space="preserve">By submitting this assessment, I confirm that I have read the CCT policy on academic misconduct and understand the implications of submitting work that is not my own or does not appropriately reference material </w:t>
                      </w:r>
                      <w:proofErr w:type="gramStart"/>
                      <w:r>
                        <w:rPr>
                          <w:color w:val="000000"/>
                          <w:sz w:val="28"/>
                        </w:rPr>
                        <w:t>taken</w:t>
                      </w:r>
                      <w:proofErr w:type="gramEnd"/>
                      <w:r>
                        <w:rPr>
                          <w:color w:val="000000"/>
                          <w:sz w:val="28"/>
                        </w:rPr>
                        <w:t xml:space="preserve"> from a third party or other source. </w:t>
                      </w:r>
                    </w:p>
                    <w:p w14:paraId="4E446ABB" w14:textId="77777777" w:rsidR="0051184F" w:rsidRDefault="00E73B14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I declare it to be my own work and that all material from third parties has been appropriately referenced.</w:t>
                      </w:r>
                    </w:p>
                    <w:p w14:paraId="43A54171" w14:textId="7FFA3024" w:rsidR="00FC1FBB" w:rsidRDefault="00E73B14">
                      <w:pPr>
                        <w:spacing w:line="258" w:lineRule="auto"/>
                        <w:textDirection w:val="btL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 xml:space="preserve"> I further confirm that this work has not previously been submitted for assessment by myself or someone else in CCT College Dublin or any other higher education </w:t>
                      </w:r>
                      <w:r w:rsidR="00FC1FBB">
                        <w:rPr>
                          <w:color w:val="000000"/>
                          <w:sz w:val="28"/>
                        </w:rPr>
                        <w:t>institute</w:t>
                      </w:r>
                    </w:p>
                    <w:p w14:paraId="31BF7735" w14:textId="0EB1520C" w:rsidR="0051184F" w:rsidRDefault="00E73B14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ion.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73B14">
        <w:rPr>
          <w:sz w:val="28"/>
          <w:szCs w:val="28"/>
        </w:rPr>
        <w:t xml:space="preserve">I acknowledge the use of </w:t>
      </w:r>
      <w:r w:rsidR="00A7476D">
        <w:rPr>
          <w:b/>
          <w:bCs/>
          <w:sz w:val="28"/>
          <w:szCs w:val="28"/>
        </w:rPr>
        <w:t>Chat GPT</w:t>
      </w:r>
      <w:ins w:id="9" w:author="kyle O'Reilly" w:date="2026-10-24T09:49:00Z" w16du:dateUtc="2026-10-24T08:49:00Z">
        <w:r w:rsidR="00AC19D9">
          <w:rPr>
            <w:b/>
            <w:bCs/>
            <w:sz w:val="28"/>
            <w:szCs w:val="28"/>
          </w:rPr>
          <w:t xml:space="preserve"> (OpenAI)</w:t>
        </w:r>
      </w:ins>
      <w:ins w:id="10" w:author="kyle O'Reilly" w:date="2026-10-24T22:09:00Z" w16du:dateUtc="2026-10-24T21:09:00Z">
        <w:r w:rsidR="00881DDC">
          <w:rPr>
            <w:b/>
            <w:bCs/>
            <w:sz w:val="28"/>
            <w:szCs w:val="28"/>
          </w:rPr>
          <w:t xml:space="preserve"> </w:t>
        </w:r>
      </w:ins>
      <w:del w:id="11" w:author="kyle O'Reilly" w:date="2026-10-24T22:09:00Z" w16du:dateUtc="2026-10-24T21:09:00Z">
        <w:r w:rsidR="00A7476D" w:rsidDel="00881DDC">
          <w:rPr>
            <w:b/>
            <w:bCs/>
            <w:sz w:val="28"/>
            <w:szCs w:val="28"/>
          </w:rPr>
          <w:delText>, Grammarly</w:delText>
        </w:r>
        <w:r w:rsidR="00421408" w:rsidDel="00881DDC">
          <w:rPr>
            <w:b/>
            <w:bCs/>
            <w:sz w:val="28"/>
            <w:szCs w:val="28"/>
          </w:rPr>
          <w:delText xml:space="preserve"> and </w:delText>
        </w:r>
        <w:r w:rsidR="00A7476D" w:rsidDel="00881DDC">
          <w:rPr>
            <w:b/>
            <w:bCs/>
            <w:sz w:val="28"/>
            <w:szCs w:val="28"/>
          </w:rPr>
          <w:delText xml:space="preserve">Quillbot </w:delText>
        </w:r>
      </w:del>
      <w:r w:rsidR="00515BD6" w:rsidRPr="00515BD6">
        <w:rPr>
          <w:bCs/>
          <w:sz w:val="28"/>
          <w:szCs w:val="28"/>
        </w:rPr>
        <w:t xml:space="preserve">for </w:t>
      </w:r>
      <w:r w:rsidR="00E73B14" w:rsidRPr="00515BD6">
        <w:rPr>
          <w:bCs/>
          <w:sz w:val="28"/>
          <w:szCs w:val="28"/>
        </w:rPr>
        <w:t>the</w:t>
      </w:r>
      <w:r w:rsidR="00E73B14">
        <w:rPr>
          <w:sz w:val="28"/>
          <w:szCs w:val="28"/>
        </w:rPr>
        <w:t xml:space="preserve"> purpose of </w:t>
      </w:r>
      <w:r w:rsidR="00A7476D">
        <w:rPr>
          <w:b/>
          <w:sz w:val="28"/>
          <w:szCs w:val="28"/>
        </w:rPr>
        <w:t>brainstorming</w:t>
      </w:r>
      <w:del w:id="12" w:author="kyle O'Reilly" w:date="2026-10-24T10:28:00Z" w16du:dateUtc="2026-10-24T09:28:00Z">
        <w:r w:rsidR="00A7476D" w:rsidDel="00664497">
          <w:rPr>
            <w:b/>
            <w:sz w:val="28"/>
            <w:szCs w:val="28"/>
          </w:rPr>
          <w:delText xml:space="preserve">, </w:delText>
        </w:r>
        <w:r w:rsidR="00EA12EC" w:rsidDel="00664497">
          <w:rPr>
            <w:b/>
            <w:sz w:val="28"/>
            <w:szCs w:val="28"/>
          </w:rPr>
          <w:delText>g</w:delText>
        </w:r>
        <w:r w:rsidR="004A2215" w:rsidDel="00664497">
          <w:rPr>
            <w:b/>
            <w:sz w:val="28"/>
            <w:szCs w:val="28"/>
          </w:rPr>
          <w:delText>raph illustrations</w:delText>
        </w:r>
      </w:del>
      <w:r w:rsidR="004A2215">
        <w:rPr>
          <w:b/>
          <w:sz w:val="28"/>
          <w:szCs w:val="28"/>
        </w:rPr>
        <w:t xml:space="preserve">, </w:t>
      </w:r>
      <w:r w:rsidR="00A7476D">
        <w:rPr>
          <w:b/>
          <w:sz w:val="28"/>
          <w:szCs w:val="28"/>
        </w:rPr>
        <w:t xml:space="preserve">code debugging, </w:t>
      </w:r>
      <w:r w:rsidR="009B1F9C">
        <w:rPr>
          <w:b/>
          <w:sz w:val="28"/>
          <w:szCs w:val="28"/>
        </w:rPr>
        <w:t>paraphrasing</w:t>
      </w:r>
      <w:r w:rsidR="00007C68">
        <w:rPr>
          <w:b/>
          <w:sz w:val="28"/>
          <w:szCs w:val="28"/>
        </w:rPr>
        <w:t>,</w:t>
      </w:r>
      <w:r w:rsidR="009B1F9C">
        <w:rPr>
          <w:b/>
          <w:sz w:val="28"/>
          <w:szCs w:val="28"/>
        </w:rPr>
        <w:t xml:space="preserve"> grammar</w:t>
      </w:r>
      <w:r w:rsidR="00C02E5A">
        <w:rPr>
          <w:b/>
          <w:sz w:val="28"/>
          <w:szCs w:val="28"/>
        </w:rPr>
        <w:t xml:space="preserve"> </w:t>
      </w:r>
      <w:r w:rsidR="009B1F9C">
        <w:rPr>
          <w:b/>
          <w:sz w:val="28"/>
          <w:szCs w:val="28"/>
        </w:rPr>
        <w:t>proof</w:t>
      </w:r>
      <w:r w:rsidR="00007C68">
        <w:rPr>
          <w:b/>
          <w:sz w:val="28"/>
          <w:szCs w:val="28"/>
        </w:rPr>
        <w:t>reading and Harvard referencing guidance</w:t>
      </w:r>
      <w:r w:rsidR="00EC23B4">
        <w:rPr>
          <w:b/>
          <w:sz w:val="28"/>
          <w:szCs w:val="28"/>
        </w:rPr>
        <w:t>.</w:t>
      </w:r>
    </w:p>
    <w:sdt>
      <w:sdtPr>
        <w:rPr>
          <w:rFonts w:ascii="Calibri" w:eastAsia="Calibri" w:hAnsi="Calibri" w:cs="Calibri"/>
          <w:color w:val="auto"/>
          <w:spacing w:val="0"/>
          <w:sz w:val="22"/>
          <w:szCs w:val="22"/>
          <w:lang w:val="en-IE"/>
        </w:rPr>
        <w:id w:val="-168667033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1B271B" w14:textId="7287DC5F" w:rsidR="00C02E5A" w:rsidRDefault="00C02E5A" w:rsidP="00C02E5A">
          <w:pPr>
            <w:pStyle w:val="TOCHeading"/>
            <w:jc w:val="center"/>
          </w:pPr>
          <w:r>
            <w:t>Table of Contents</w:t>
          </w:r>
        </w:p>
        <w:p w14:paraId="1170FBBF" w14:textId="596880BB" w:rsidR="00B932C7" w:rsidRDefault="00C02E5A">
          <w:pPr>
            <w:pStyle w:val="TOC1"/>
            <w:rPr>
              <w:ins w:id="13" w:author="kyle O'Reilly" w:date="2026-10-24T22:59:00Z" w16du:dateUtc="2026-10-24T21:59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ins w:id="14" w:author="kyle O'Reilly" w:date="2026-10-24T22:59:00Z" w16du:dateUtc="2026-10-24T21:59:00Z">
            <w:r w:rsidR="00B932C7" w:rsidRPr="00687762">
              <w:rPr>
                <w:rStyle w:val="Hyperlink"/>
                <w:noProof/>
              </w:rPr>
              <w:fldChar w:fldCharType="begin"/>
            </w:r>
            <w:r w:rsidR="00B932C7" w:rsidRPr="00687762">
              <w:rPr>
                <w:rStyle w:val="Hyperlink"/>
                <w:noProof/>
              </w:rPr>
              <w:instrText xml:space="preserve"> </w:instrText>
            </w:r>
            <w:r w:rsidR="00B932C7">
              <w:rPr>
                <w:noProof/>
              </w:rPr>
              <w:instrText>HYPERLINK \l "_Toc243775166"</w:instrText>
            </w:r>
            <w:r w:rsidR="00B932C7" w:rsidRPr="00687762">
              <w:rPr>
                <w:rStyle w:val="Hyperlink"/>
                <w:noProof/>
              </w:rPr>
              <w:instrText xml:space="preserve"> </w:instrText>
            </w:r>
            <w:r w:rsidR="00B932C7" w:rsidRPr="00687762">
              <w:rPr>
                <w:rStyle w:val="Hyperlink"/>
                <w:noProof/>
              </w:rPr>
            </w:r>
            <w:r w:rsidR="00B932C7" w:rsidRPr="00687762">
              <w:rPr>
                <w:rStyle w:val="Hyperlink"/>
                <w:noProof/>
              </w:rPr>
              <w:fldChar w:fldCharType="separate"/>
            </w:r>
            <w:r w:rsidR="00B932C7" w:rsidRPr="00687762">
              <w:rPr>
                <w:rStyle w:val="Hyperlink"/>
                <w:noProof/>
              </w:rPr>
              <w:t>1. Project Title</w:t>
            </w:r>
            <w:r w:rsidR="00B932C7">
              <w:rPr>
                <w:noProof/>
                <w:webHidden/>
              </w:rPr>
              <w:tab/>
            </w:r>
            <w:r w:rsidR="00B932C7">
              <w:rPr>
                <w:noProof/>
                <w:webHidden/>
              </w:rPr>
              <w:fldChar w:fldCharType="begin"/>
            </w:r>
            <w:r w:rsidR="00B932C7">
              <w:rPr>
                <w:noProof/>
                <w:webHidden/>
              </w:rPr>
              <w:instrText xml:space="preserve"> PAGEREF _Toc243775166 \h </w:instrText>
            </w:r>
            <w:r w:rsidR="00B932C7">
              <w:rPr>
                <w:noProof/>
                <w:webHidden/>
              </w:rPr>
            </w:r>
            <w:r w:rsidR="00B932C7">
              <w:rPr>
                <w:noProof/>
                <w:webHidden/>
              </w:rPr>
              <w:fldChar w:fldCharType="separate"/>
            </w:r>
            <w:r w:rsidR="00B932C7">
              <w:rPr>
                <w:noProof/>
                <w:webHidden/>
              </w:rPr>
              <w:t>1</w:t>
            </w:r>
            <w:r w:rsidR="00B932C7">
              <w:rPr>
                <w:noProof/>
                <w:webHidden/>
              </w:rPr>
              <w:fldChar w:fldCharType="end"/>
            </w:r>
            <w:r w:rsidR="00B932C7" w:rsidRPr="00687762">
              <w:rPr>
                <w:rStyle w:val="Hyperlink"/>
                <w:noProof/>
              </w:rPr>
              <w:fldChar w:fldCharType="end"/>
            </w:r>
          </w:ins>
        </w:p>
        <w:p w14:paraId="367675F3" w14:textId="66955EFA" w:rsidR="00B932C7" w:rsidRDefault="00B932C7">
          <w:pPr>
            <w:pStyle w:val="TOC1"/>
            <w:rPr>
              <w:ins w:id="15" w:author="kyle O'Reilly" w:date="2026-10-24T22:59:00Z" w16du:dateUtc="2026-10-24T21:59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6" w:author="kyle O'Reilly" w:date="2026-10-24T22:59:00Z" w16du:dateUtc="2026-10-24T21:59:00Z">
            <w:r w:rsidRPr="00687762">
              <w:rPr>
                <w:rStyle w:val="Hyperlink"/>
                <w:noProof/>
              </w:rPr>
              <w:fldChar w:fldCharType="begin"/>
            </w:r>
            <w:r w:rsidRPr="00687762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"_Toc243775167"</w:instrText>
            </w:r>
            <w:r w:rsidRPr="00687762">
              <w:rPr>
                <w:rStyle w:val="Hyperlink"/>
                <w:noProof/>
              </w:rPr>
              <w:instrText xml:space="preserve"> </w:instrText>
            </w:r>
            <w:r w:rsidRPr="00687762">
              <w:rPr>
                <w:rStyle w:val="Hyperlink"/>
                <w:noProof/>
              </w:rPr>
            </w:r>
            <w:r w:rsidRPr="00687762">
              <w:rPr>
                <w:rStyle w:val="Hyperlink"/>
                <w:noProof/>
              </w:rPr>
              <w:fldChar w:fldCharType="separate"/>
            </w:r>
            <w:r w:rsidRPr="00687762">
              <w:rPr>
                <w:rStyle w:val="Hyperlink"/>
                <w:noProof/>
              </w:rPr>
              <w:t>2.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_Toc243775167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  <w:r w:rsidRPr="00687762">
              <w:rPr>
                <w:rStyle w:val="Hyperlink"/>
                <w:noProof/>
              </w:rPr>
              <w:fldChar w:fldCharType="end"/>
            </w:r>
          </w:ins>
        </w:p>
        <w:p w14:paraId="7997C184" w14:textId="68503F2F" w:rsidR="00B932C7" w:rsidRDefault="00B932C7">
          <w:pPr>
            <w:pStyle w:val="TOC1"/>
            <w:rPr>
              <w:ins w:id="17" w:author="kyle O'Reilly" w:date="2026-10-24T22:59:00Z" w16du:dateUtc="2026-10-24T21:59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18" w:author="kyle O'Reilly" w:date="2026-10-24T22:59:00Z" w16du:dateUtc="2026-10-24T21:59:00Z">
            <w:r w:rsidRPr="00687762">
              <w:rPr>
                <w:rStyle w:val="Hyperlink"/>
                <w:noProof/>
              </w:rPr>
              <w:fldChar w:fldCharType="begin"/>
            </w:r>
            <w:r w:rsidRPr="00687762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"_Toc243775168"</w:instrText>
            </w:r>
            <w:r w:rsidRPr="00687762">
              <w:rPr>
                <w:rStyle w:val="Hyperlink"/>
                <w:noProof/>
              </w:rPr>
              <w:instrText xml:space="preserve"> </w:instrText>
            </w:r>
            <w:r w:rsidRPr="00687762">
              <w:rPr>
                <w:rStyle w:val="Hyperlink"/>
                <w:noProof/>
              </w:rPr>
            </w:r>
            <w:r w:rsidRPr="00687762">
              <w:rPr>
                <w:rStyle w:val="Hyperlink"/>
                <w:noProof/>
              </w:rPr>
              <w:fldChar w:fldCharType="separate"/>
            </w:r>
            <w:r w:rsidRPr="00687762">
              <w:rPr>
                <w:rStyle w:val="Hyperlink"/>
                <w:noProof/>
              </w:rPr>
              <w:t>3. Problem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_Toc243775168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  <w:r w:rsidRPr="00687762">
              <w:rPr>
                <w:rStyle w:val="Hyperlink"/>
                <w:noProof/>
              </w:rPr>
              <w:fldChar w:fldCharType="end"/>
            </w:r>
          </w:ins>
        </w:p>
        <w:p w14:paraId="4DE7E7C7" w14:textId="102CFAFD" w:rsidR="00B932C7" w:rsidRDefault="00B932C7">
          <w:pPr>
            <w:pStyle w:val="TOC1"/>
            <w:rPr>
              <w:ins w:id="19" w:author="kyle O'Reilly" w:date="2026-10-24T22:59:00Z" w16du:dateUtc="2026-10-24T21:59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20" w:author="kyle O'Reilly" w:date="2026-10-24T22:59:00Z" w16du:dateUtc="2026-10-24T21:59:00Z">
            <w:r w:rsidRPr="00687762">
              <w:rPr>
                <w:rStyle w:val="Hyperlink"/>
                <w:noProof/>
              </w:rPr>
              <w:fldChar w:fldCharType="begin"/>
            </w:r>
            <w:r w:rsidRPr="00687762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"_Toc243775169"</w:instrText>
            </w:r>
            <w:r w:rsidRPr="00687762">
              <w:rPr>
                <w:rStyle w:val="Hyperlink"/>
                <w:noProof/>
              </w:rPr>
              <w:instrText xml:space="preserve"> </w:instrText>
            </w:r>
            <w:r w:rsidRPr="00687762">
              <w:rPr>
                <w:rStyle w:val="Hyperlink"/>
                <w:noProof/>
              </w:rPr>
            </w:r>
            <w:r w:rsidRPr="00687762">
              <w:rPr>
                <w:rStyle w:val="Hyperlink"/>
                <w:noProof/>
              </w:rPr>
              <w:fldChar w:fldCharType="separate"/>
            </w:r>
            <w:r w:rsidRPr="00687762">
              <w:rPr>
                <w:rStyle w:val="Hyperlink"/>
                <w:noProof/>
              </w:rPr>
              <w:t>4. Aim, Objectives and Hypothesis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_Toc243775169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  <w:r w:rsidRPr="00687762">
              <w:rPr>
                <w:rStyle w:val="Hyperlink"/>
                <w:noProof/>
              </w:rPr>
              <w:fldChar w:fldCharType="end"/>
            </w:r>
          </w:ins>
        </w:p>
        <w:p w14:paraId="54B39CD3" w14:textId="6CFCC2A7" w:rsidR="00B932C7" w:rsidRDefault="00B932C7">
          <w:pPr>
            <w:pStyle w:val="TOC1"/>
            <w:rPr>
              <w:ins w:id="21" w:author="kyle O'Reilly" w:date="2026-10-24T22:59:00Z" w16du:dateUtc="2026-10-24T21:59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22" w:author="kyle O'Reilly" w:date="2026-10-24T22:59:00Z" w16du:dateUtc="2026-10-24T21:59:00Z">
            <w:r w:rsidRPr="00687762">
              <w:rPr>
                <w:rStyle w:val="Hyperlink"/>
                <w:noProof/>
              </w:rPr>
              <w:fldChar w:fldCharType="begin"/>
            </w:r>
            <w:r w:rsidRPr="00687762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"_Toc243775170"</w:instrText>
            </w:r>
            <w:r w:rsidRPr="00687762">
              <w:rPr>
                <w:rStyle w:val="Hyperlink"/>
                <w:noProof/>
              </w:rPr>
              <w:instrText xml:space="preserve"> </w:instrText>
            </w:r>
            <w:r w:rsidRPr="00687762">
              <w:rPr>
                <w:rStyle w:val="Hyperlink"/>
                <w:noProof/>
              </w:rPr>
            </w:r>
            <w:r w:rsidRPr="00687762">
              <w:rPr>
                <w:rStyle w:val="Hyperlink"/>
                <w:noProof/>
              </w:rPr>
              <w:fldChar w:fldCharType="separate"/>
            </w:r>
            <w:r w:rsidRPr="00687762">
              <w:rPr>
                <w:rStyle w:val="Hyperlink"/>
                <w:noProof/>
              </w:rPr>
              <w:t>5.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_Toc243775170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  <w:r w:rsidRPr="00687762">
              <w:rPr>
                <w:rStyle w:val="Hyperlink"/>
                <w:noProof/>
              </w:rPr>
              <w:fldChar w:fldCharType="end"/>
            </w:r>
          </w:ins>
        </w:p>
        <w:p w14:paraId="09943B33" w14:textId="068B540A" w:rsidR="00B932C7" w:rsidRDefault="00B932C7">
          <w:pPr>
            <w:pStyle w:val="TOC1"/>
            <w:rPr>
              <w:ins w:id="23" w:author="kyle O'Reilly" w:date="2026-10-24T22:59:00Z" w16du:dateUtc="2026-10-24T21:59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24" w:author="kyle O'Reilly" w:date="2026-10-24T22:59:00Z" w16du:dateUtc="2026-10-24T21:59:00Z">
            <w:r w:rsidRPr="00687762">
              <w:rPr>
                <w:rStyle w:val="Hyperlink"/>
                <w:noProof/>
              </w:rPr>
              <w:fldChar w:fldCharType="begin"/>
            </w:r>
            <w:r w:rsidRPr="00687762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"_Toc243775171"</w:instrText>
            </w:r>
            <w:r w:rsidRPr="00687762">
              <w:rPr>
                <w:rStyle w:val="Hyperlink"/>
                <w:noProof/>
              </w:rPr>
              <w:instrText xml:space="preserve"> </w:instrText>
            </w:r>
            <w:r w:rsidRPr="00687762">
              <w:rPr>
                <w:rStyle w:val="Hyperlink"/>
                <w:noProof/>
              </w:rPr>
            </w:r>
            <w:r w:rsidRPr="00687762">
              <w:rPr>
                <w:rStyle w:val="Hyperlink"/>
                <w:noProof/>
              </w:rPr>
              <w:fldChar w:fldCharType="separate"/>
            </w:r>
            <w:r w:rsidRPr="00687762">
              <w:rPr>
                <w:rStyle w:val="Hyperlink"/>
                <w:noProof/>
              </w:rPr>
              <w:t>6.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_Toc243775171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  <w:r w:rsidRPr="00687762">
              <w:rPr>
                <w:rStyle w:val="Hyperlink"/>
                <w:noProof/>
              </w:rPr>
              <w:fldChar w:fldCharType="end"/>
            </w:r>
          </w:ins>
        </w:p>
        <w:p w14:paraId="16AFC043" w14:textId="3A1CFD59" w:rsidR="00B932C7" w:rsidRDefault="00B932C7">
          <w:pPr>
            <w:pStyle w:val="TOC1"/>
            <w:rPr>
              <w:ins w:id="25" w:author="kyle O'Reilly" w:date="2026-10-24T22:59:00Z" w16du:dateUtc="2026-10-24T21:59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26" w:author="kyle O'Reilly" w:date="2026-10-24T22:59:00Z" w16du:dateUtc="2026-10-24T21:59:00Z">
            <w:r w:rsidRPr="00687762">
              <w:rPr>
                <w:rStyle w:val="Hyperlink"/>
                <w:noProof/>
              </w:rPr>
              <w:fldChar w:fldCharType="begin"/>
            </w:r>
            <w:r w:rsidRPr="00687762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"_Toc243775172"</w:instrText>
            </w:r>
            <w:r w:rsidRPr="00687762">
              <w:rPr>
                <w:rStyle w:val="Hyperlink"/>
                <w:noProof/>
              </w:rPr>
              <w:instrText xml:space="preserve"> </w:instrText>
            </w:r>
            <w:r w:rsidRPr="00687762">
              <w:rPr>
                <w:rStyle w:val="Hyperlink"/>
                <w:noProof/>
              </w:rPr>
            </w:r>
            <w:r w:rsidRPr="00687762">
              <w:rPr>
                <w:rStyle w:val="Hyperlink"/>
                <w:noProof/>
              </w:rPr>
              <w:fldChar w:fldCharType="separate"/>
            </w:r>
            <w:r w:rsidRPr="00687762">
              <w:rPr>
                <w:rStyle w:val="Hyperlink"/>
                <w:noProof/>
              </w:rPr>
              <w:t>7. 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_Toc243775172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  <w:r w:rsidRPr="00687762">
              <w:rPr>
                <w:rStyle w:val="Hyperlink"/>
                <w:noProof/>
              </w:rPr>
              <w:fldChar w:fldCharType="end"/>
            </w:r>
          </w:ins>
        </w:p>
        <w:p w14:paraId="6F6F8EAC" w14:textId="2236D3AA" w:rsidR="00B932C7" w:rsidRDefault="00B932C7">
          <w:pPr>
            <w:pStyle w:val="TOC1"/>
            <w:rPr>
              <w:ins w:id="27" w:author="kyle O'Reilly" w:date="2026-10-24T22:59:00Z" w16du:dateUtc="2026-10-24T21:59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28" w:author="kyle O'Reilly" w:date="2026-10-24T22:59:00Z" w16du:dateUtc="2026-10-24T21:59:00Z">
            <w:r w:rsidRPr="00687762">
              <w:rPr>
                <w:rStyle w:val="Hyperlink"/>
                <w:noProof/>
              </w:rPr>
              <w:fldChar w:fldCharType="begin"/>
            </w:r>
            <w:r w:rsidRPr="00687762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"_Toc243775173"</w:instrText>
            </w:r>
            <w:r w:rsidRPr="00687762">
              <w:rPr>
                <w:rStyle w:val="Hyperlink"/>
                <w:noProof/>
              </w:rPr>
              <w:instrText xml:space="preserve"> </w:instrText>
            </w:r>
            <w:r w:rsidRPr="00687762">
              <w:rPr>
                <w:rStyle w:val="Hyperlink"/>
                <w:noProof/>
              </w:rPr>
            </w:r>
            <w:r w:rsidRPr="00687762">
              <w:rPr>
                <w:rStyle w:val="Hyperlink"/>
                <w:noProof/>
              </w:rPr>
              <w:fldChar w:fldCharType="separate"/>
            </w:r>
            <w:r w:rsidRPr="00687762">
              <w:rPr>
                <w:rStyle w:val="Hyperlink"/>
                <w:noProof/>
              </w:rPr>
              <w:t>8. Expected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  <w:r w:rsidRPr="00687762">
              <w:rPr>
                <w:rStyle w:val="Hyperlink"/>
                <w:noProof/>
              </w:rPr>
              <w:fldChar w:fldCharType="end"/>
            </w:r>
          </w:ins>
        </w:p>
        <w:p w14:paraId="25C14F80" w14:textId="6B62BAB1" w:rsidR="00B932C7" w:rsidRDefault="00B932C7">
          <w:pPr>
            <w:pStyle w:val="TOC1"/>
            <w:rPr>
              <w:ins w:id="29" w:author="kyle O'Reilly" w:date="2026-10-24T22:59:00Z" w16du:dateUtc="2026-10-24T21:59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30" w:author="kyle O'Reilly" w:date="2026-10-24T22:59:00Z" w16du:dateUtc="2026-10-24T21:59:00Z">
            <w:r w:rsidRPr="00687762">
              <w:rPr>
                <w:rStyle w:val="Hyperlink"/>
                <w:noProof/>
              </w:rPr>
              <w:fldChar w:fldCharType="begin"/>
            </w:r>
            <w:r w:rsidRPr="00687762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"_Toc243775174"</w:instrText>
            </w:r>
            <w:r w:rsidRPr="00687762">
              <w:rPr>
                <w:rStyle w:val="Hyperlink"/>
                <w:noProof/>
              </w:rPr>
              <w:instrText xml:space="preserve"> </w:instrText>
            </w:r>
            <w:r w:rsidRPr="00687762">
              <w:rPr>
                <w:rStyle w:val="Hyperlink"/>
                <w:noProof/>
              </w:rPr>
            </w:r>
            <w:r w:rsidRPr="00687762">
              <w:rPr>
                <w:rStyle w:val="Hyperlink"/>
                <w:noProof/>
              </w:rPr>
              <w:fldChar w:fldCharType="separate"/>
            </w:r>
            <w:r w:rsidRPr="00687762">
              <w:rPr>
                <w:rStyle w:val="Hyperlink"/>
                <w:noProof/>
              </w:rPr>
              <w:t>9. 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 w:rsidRPr="00687762">
              <w:rPr>
                <w:rStyle w:val="Hyperlink"/>
                <w:noProof/>
              </w:rPr>
              <w:fldChar w:fldCharType="end"/>
            </w:r>
          </w:ins>
        </w:p>
        <w:p w14:paraId="0413B473" w14:textId="4F3BC9C9" w:rsidR="00B932C7" w:rsidRDefault="00B932C7">
          <w:pPr>
            <w:pStyle w:val="TOC1"/>
            <w:rPr>
              <w:ins w:id="31" w:author="kyle O'Reilly" w:date="2026-10-24T22:59:00Z" w16du:dateUtc="2026-10-24T21:59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32" w:author="kyle O'Reilly" w:date="2026-10-24T22:59:00Z" w16du:dateUtc="2026-10-24T21:59:00Z">
            <w:r w:rsidRPr="00687762">
              <w:rPr>
                <w:rStyle w:val="Hyperlink"/>
                <w:noProof/>
              </w:rPr>
              <w:fldChar w:fldCharType="begin"/>
            </w:r>
            <w:r w:rsidRPr="00687762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"_Toc243775175"</w:instrText>
            </w:r>
            <w:r w:rsidRPr="00687762">
              <w:rPr>
                <w:rStyle w:val="Hyperlink"/>
                <w:noProof/>
              </w:rPr>
              <w:instrText xml:space="preserve"> </w:instrText>
            </w:r>
            <w:r w:rsidRPr="00687762">
              <w:rPr>
                <w:rStyle w:val="Hyperlink"/>
                <w:noProof/>
              </w:rPr>
            </w:r>
            <w:r w:rsidRPr="00687762">
              <w:rPr>
                <w:rStyle w:val="Hyperlink"/>
                <w:noProof/>
              </w:rPr>
              <w:fldChar w:fldCharType="separate"/>
            </w:r>
            <w:r w:rsidRPr="00687762">
              <w:rPr>
                <w:rStyle w:val="Hyperlink"/>
                <w:noProof/>
              </w:rPr>
              <w:t>10. Ethical and Legal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  <w:r w:rsidRPr="00687762">
              <w:rPr>
                <w:rStyle w:val="Hyperlink"/>
                <w:noProof/>
              </w:rPr>
              <w:fldChar w:fldCharType="end"/>
            </w:r>
          </w:ins>
        </w:p>
        <w:p w14:paraId="02FE562E" w14:textId="2CDB3C7B" w:rsidR="00B932C7" w:rsidRDefault="00B932C7">
          <w:pPr>
            <w:pStyle w:val="TOC1"/>
            <w:rPr>
              <w:ins w:id="33" w:author="kyle O'Reilly" w:date="2026-10-24T22:59:00Z" w16du:dateUtc="2026-10-24T21:59:00Z"/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ins w:id="34" w:author="kyle O'Reilly" w:date="2026-10-24T22:59:00Z" w16du:dateUtc="2026-10-24T21:59:00Z">
            <w:r w:rsidRPr="00687762">
              <w:rPr>
                <w:rStyle w:val="Hyperlink"/>
                <w:noProof/>
              </w:rPr>
              <w:fldChar w:fldCharType="begin"/>
            </w:r>
            <w:r w:rsidRPr="00687762">
              <w:rPr>
                <w:rStyle w:val="Hyperlink"/>
                <w:noProof/>
              </w:rPr>
              <w:instrText xml:space="preserve"> </w:instrText>
            </w:r>
            <w:r>
              <w:rPr>
                <w:noProof/>
              </w:rPr>
              <w:instrText>HYPERLINK \l "_Toc243775176"</w:instrText>
            </w:r>
            <w:r w:rsidRPr="00687762">
              <w:rPr>
                <w:rStyle w:val="Hyperlink"/>
                <w:noProof/>
              </w:rPr>
              <w:instrText xml:space="preserve"> </w:instrText>
            </w:r>
            <w:r w:rsidRPr="00687762">
              <w:rPr>
                <w:rStyle w:val="Hyperlink"/>
                <w:noProof/>
              </w:rPr>
            </w:r>
            <w:r w:rsidRPr="00687762">
              <w:rPr>
                <w:rStyle w:val="Hyperlink"/>
                <w:noProof/>
              </w:rPr>
              <w:fldChar w:fldCharType="separate"/>
            </w:r>
            <w:r w:rsidRPr="00687762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_Toc243775176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  <w:r w:rsidRPr="00687762">
              <w:rPr>
                <w:rStyle w:val="Hyperlink"/>
                <w:noProof/>
              </w:rPr>
              <w:fldChar w:fldCharType="end"/>
            </w:r>
          </w:ins>
        </w:p>
        <w:p w14:paraId="1FB7FAEC" w14:textId="723CD13D" w:rsidR="00C02E5A" w:rsidRDefault="00C02E5A">
          <w:del w:id="35" w:author="kyle O'Reilly" w:date="2026-10-20T21:26:00Z" w16du:dateUtc="2026-10-20T20:26:00Z">
            <w:r w:rsidDel="002E1B96">
              <w:rPr>
                <w:b/>
                <w:bCs/>
                <w:noProof/>
                <w:lang w:val="en-US"/>
              </w:rPr>
              <w:delText>No table of contents entries found.</w:delText>
            </w:r>
          </w:del>
          <w:r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3CE630AF" w14:textId="77777777" w:rsidR="00EC23B4" w:rsidRDefault="00EC23B4" w:rsidP="008B641E"/>
    <w:p w14:paraId="70FEA5D2" w14:textId="77777777" w:rsidR="00EC23B4" w:rsidRDefault="00EC23B4" w:rsidP="008B641E"/>
    <w:p w14:paraId="640C18CC" w14:textId="77777777" w:rsidR="00EC23B4" w:rsidRDefault="00EC23B4" w:rsidP="008B641E"/>
    <w:p w14:paraId="4FA56C39" w14:textId="77777777" w:rsidR="00EC23B4" w:rsidRDefault="00EC23B4" w:rsidP="008B641E"/>
    <w:p w14:paraId="5EAD11E3" w14:textId="77777777" w:rsidR="00EC23B4" w:rsidRDefault="00EC23B4" w:rsidP="008B641E"/>
    <w:p w14:paraId="3F73481B" w14:textId="77777777" w:rsidR="00EC23B4" w:rsidRDefault="00EC23B4" w:rsidP="008B641E"/>
    <w:p w14:paraId="165A3D58" w14:textId="77777777" w:rsidR="00EC23B4" w:rsidRDefault="00EC23B4" w:rsidP="008B641E"/>
    <w:p w14:paraId="7B7EB30C" w14:textId="77777777" w:rsidR="00EC23B4" w:rsidRDefault="00EC23B4" w:rsidP="008B641E"/>
    <w:p w14:paraId="2D83630C" w14:textId="77777777" w:rsidR="00EC23B4" w:rsidRDefault="00EC23B4" w:rsidP="008B641E"/>
    <w:p w14:paraId="320604D6" w14:textId="77777777" w:rsidR="00EC23B4" w:rsidRDefault="00EC23B4" w:rsidP="008B641E"/>
    <w:p w14:paraId="54B0FA97" w14:textId="77777777" w:rsidR="00EC23B4" w:rsidRDefault="00EC23B4" w:rsidP="008B641E"/>
    <w:p w14:paraId="6AA9E371" w14:textId="77777777" w:rsidR="00EC23B4" w:rsidRDefault="00EC23B4" w:rsidP="008B641E"/>
    <w:p w14:paraId="6F453EF7" w14:textId="77777777" w:rsidR="00EC23B4" w:rsidRDefault="00EC23B4" w:rsidP="008B641E"/>
    <w:p w14:paraId="2367F03C" w14:textId="77777777" w:rsidR="00EC23B4" w:rsidRDefault="00EC23B4" w:rsidP="008B641E"/>
    <w:p w14:paraId="47C9F566" w14:textId="77777777" w:rsidR="00EC23B4" w:rsidRDefault="00EC23B4" w:rsidP="008B641E"/>
    <w:p w14:paraId="614DD7BC" w14:textId="77777777" w:rsidR="00EC23B4" w:rsidRDefault="00EC23B4" w:rsidP="008B641E"/>
    <w:p w14:paraId="5B53783B" w14:textId="77777777" w:rsidR="00EC23B4" w:rsidRDefault="00EC23B4" w:rsidP="008B641E"/>
    <w:p w14:paraId="0B3113A1" w14:textId="77777777" w:rsidR="00EC23B4" w:rsidDel="00197168" w:rsidRDefault="00EC23B4" w:rsidP="008B641E">
      <w:pPr>
        <w:rPr>
          <w:del w:id="36" w:author="kyle O'Reilly" w:date="2026-10-21T20:42:00Z" w16du:dateUtc="2026-10-21T19:42:00Z"/>
        </w:rPr>
      </w:pPr>
    </w:p>
    <w:p w14:paraId="1E8ABD64" w14:textId="77777777" w:rsidR="00EC23B4" w:rsidDel="00197168" w:rsidRDefault="00EC23B4" w:rsidP="008B641E">
      <w:pPr>
        <w:rPr>
          <w:del w:id="37" w:author="kyle O'Reilly" w:date="2026-10-21T20:42:00Z" w16du:dateUtc="2026-10-21T19:42:00Z"/>
        </w:rPr>
      </w:pPr>
    </w:p>
    <w:p w14:paraId="7D1B97F3" w14:textId="77777777" w:rsidR="00EC23B4" w:rsidDel="00197168" w:rsidRDefault="00EC23B4" w:rsidP="008B641E">
      <w:pPr>
        <w:rPr>
          <w:del w:id="38" w:author="kyle O'Reilly" w:date="2026-10-21T20:42:00Z" w16du:dateUtc="2026-10-21T19:42:00Z"/>
        </w:rPr>
      </w:pPr>
    </w:p>
    <w:p w14:paraId="155201A8" w14:textId="77777777" w:rsidR="00EC23B4" w:rsidDel="00197168" w:rsidRDefault="00EC23B4" w:rsidP="008B641E">
      <w:pPr>
        <w:rPr>
          <w:del w:id="39" w:author="kyle O'Reilly" w:date="2026-10-21T20:42:00Z" w16du:dateUtc="2026-10-21T19:42:00Z"/>
        </w:rPr>
      </w:pPr>
    </w:p>
    <w:p w14:paraId="1EA151A2" w14:textId="77777777" w:rsidR="00EC23B4" w:rsidDel="00197168" w:rsidRDefault="00EC23B4" w:rsidP="008B641E">
      <w:pPr>
        <w:rPr>
          <w:del w:id="40" w:author="kyle O'Reilly" w:date="2026-10-21T20:42:00Z" w16du:dateUtc="2026-10-21T19:42:00Z"/>
        </w:rPr>
      </w:pPr>
    </w:p>
    <w:p w14:paraId="0BA655D6" w14:textId="71D707D3" w:rsidR="00EC23B4" w:rsidDel="00197168" w:rsidRDefault="00EC23B4" w:rsidP="008B641E">
      <w:pPr>
        <w:rPr>
          <w:del w:id="41" w:author="kyle O'Reilly" w:date="2026-10-21T20:42:00Z" w16du:dateUtc="2026-10-21T19:42:00Z"/>
        </w:rPr>
      </w:pPr>
    </w:p>
    <w:p w14:paraId="7AA8FE44" w14:textId="77777777" w:rsidR="00EC23B4" w:rsidRDefault="00EC23B4" w:rsidP="008B641E"/>
    <w:p w14:paraId="76C3A1AE" w14:textId="77777777" w:rsidR="00EC23B4" w:rsidDel="00197168" w:rsidRDefault="00EC23B4" w:rsidP="008B641E">
      <w:pPr>
        <w:rPr>
          <w:del w:id="42" w:author="kyle O'Reilly" w:date="2026-10-21T20:42:00Z" w16du:dateUtc="2026-10-21T19:42:00Z"/>
        </w:rPr>
      </w:pPr>
    </w:p>
    <w:p w14:paraId="0F77BCC6" w14:textId="77777777" w:rsidR="00EC23B4" w:rsidDel="00197168" w:rsidRDefault="00EC23B4" w:rsidP="008B641E">
      <w:pPr>
        <w:rPr>
          <w:del w:id="43" w:author="kyle O'Reilly" w:date="2026-10-21T20:42:00Z" w16du:dateUtc="2026-10-21T19:42:00Z"/>
        </w:rPr>
      </w:pPr>
    </w:p>
    <w:p w14:paraId="162C7B22" w14:textId="339A33A1" w:rsidR="00EC23B4" w:rsidRDefault="00EC23B4" w:rsidP="008B641E"/>
    <w:p w14:paraId="1986A86E" w14:textId="77777777" w:rsidR="00EC23B4" w:rsidDel="006A5AEA" w:rsidRDefault="00EC23B4" w:rsidP="008B641E">
      <w:pPr>
        <w:rPr>
          <w:del w:id="44" w:author="kyle O'Reilly" w:date="2026-10-21T20:28:00Z" w16du:dateUtc="2026-10-21T19:28:00Z"/>
        </w:rPr>
      </w:pPr>
    </w:p>
    <w:p w14:paraId="1AE5E226" w14:textId="77777777" w:rsidR="00EC23B4" w:rsidDel="002E1B96" w:rsidRDefault="00EC23B4" w:rsidP="008B641E">
      <w:pPr>
        <w:rPr>
          <w:del w:id="45" w:author="kyle O'Reilly" w:date="2026-10-20T21:26:00Z" w16du:dateUtc="2026-10-20T20:26:00Z"/>
        </w:rPr>
      </w:pPr>
    </w:p>
    <w:p w14:paraId="2C82EEEE" w14:textId="77777777" w:rsidR="00C02E5A" w:rsidRDefault="00C02E5A" w:rsidP="008B641E">
      <w:pPr>
        <w:sectPr w:rsidR="00C02E5A" w:rsidSect="008B641E">
          <w:footerReference w:type="default" r:id="rId13"/>
          <w:pgSz w:w="11906" w:h="16838"/>
          <w:pgMar w:top="1440" w:right="1440" w:bottom="1440" w:left="1440" w:header="708" w:footer="708" w:gutter="0"/>
          <w:pgNumType w:start="1"/>
          <w:cols w:space="720"/>
          <w:docGrid w:linePitch="299"/>
        </w:sectPr>
      </w:pPr>
    </w:p>
    <w:p w14:paraId="20DED86D" w14:textId="0EF19CD0" w:rsidR="005218AF" w:rsidRPr="005218AF" w:rsidRDefault="002E1B96">
      <w:pPr>
        <w:pStyle w:val="Heading1"/>
        <w:spacing w:line="360" w:lineRule="auto"/>
        <w:jc w:val="both"/>
        <w:rPr>
          <w:ins w:id="46" w:author="kyle O'Reilly" w:date="2026-10-21T20:28:00Z" w16du:dateUtc="2026-10-21T19:28:00Z"/>
        </w:rPr>
        <w:pPrChange w:id="47" w:author="kyle O'Reilly" w:date="2026-10-22T21:22:00Z" w16du:dateUtc="2026-10-22T20:22:00Z">
          <w:pPr>
            <w:pStyle w:val="Heading1"/>
          </w:pPr>
        </w:pPrChange>
      </w:pPr>
      <w:bookmarkStart w:id="48" w:name="_Toc243775166"/>
      <w:ins w:id="49" w:author="kyle O'Reilly" w:date="2026-10-20T21:25:00Z" w16du:dateUtc="2026-10-20T20:25:00Z">
        <w:r>
          <w:lastRenderedPageBreak/>
          <w:t>1.</w:t>
        </w:r>
      </w:ins>
      <w:ins w:id="50" w:author="kyle O'Reilly" w:date="2026-10-20T21:26:00Z" w16du:dateUtc="2026-10-20T20:26:00Z">
        <w:r>
          <w:t xml:space="preserve"> </w:t>
        </w:r>
      </w:ins>
      <w:ins w:id="51" w:author="kyle O'Reilly" w:date="2026-10-21T20:28:00Z" w16du:dateUtc="2026-10-21T19:28:00Z">
        <w:r w:rsidR="006A5AEA">
          <w:t>Project Title</w:t>
        </w:r>
        <w:bookmarkEnd w:id="48"/>
      </w:ins>
    </w:p>
    <w:p w14:paraId="345A31B8" w14:textId="7092A49B" w:rsidR="004C2291" w:rsidRDefault="006A5AEA" w:rsidP="000A66DC">
      <w:pPr>
        <w:spacing w:line="360" w:lineRule="auto"/>
        <w:jc w:val="both"/>
        <w:rPr>
          <w:ins w:id="52" w:author="kyle O'Reilly" w:date="2026-10-22T21:21:00Z" w16du:dateUtc="2026-10-22T20:21:00Z"/>
        </w:rPr>
      </w:pPr>
      <w:ins w:id="53" w:author="kyle O'Reilly" w:date="2026-10-21T20:28:00Z" w16du:dateUtc="2026-10-21T19:28:00Z">
        <w:r>
          <w:t xml:space="preserve">Assessing the Accuracy of Machine </w:t>
        </w:r>
      </w:ins>
      <w:ins w:id="54" w:author="kyle O'Reilly" w:date="2026-10-21T20:29:00Z" w16du:dateUtc="2026-10-21T19:29:00Z">
        <w:r w:rsidR="00C03B28">
          <w:t>Learning Models in Predicting F</w:t>
        </w:r>
        <w:r w:rsidR="005F1C8A">
          <w:t>u</w:t>
        </w:r>
        <w:r w:rsidR="00C03B28">
          <w:t xml:space="preserve">ture Stock </w:t>
        </w:r>
        <w:r w:rsidR="005F1C8A">
          <w:t xml:space="preserve">Closing </w:t>
        </w:r>
        <w:r w:rsidR="00C03B28">
          <w:t xml:space="preserve">Prices: </w:t>
        </w:r>
        <w:r w:rsidR="005F1C8A">
          <w:t xml:space="preserve">A Comparative Case Study of Three Companies </w:t>
        </w:r>
        <w:r w:rsidR="00CC11A9">
          <w:t>wi</w:t>
        </w:r>
      </w:ins>
      <w:ins w:id="55" w:author="kyle O'Reilly" w:date="2026-10-21T20:30:00Z" w16du:dateUtc="2026-10-21T19:30:00Z">
        <w:r w:rsidR="00CC11A9">
          <w:t xml:space="preserve">th Different </w:t>
        </w:r>
        <w:r w:rsidR="001E4663">
          <w:t xml:space="preserve">Volatility </w:t>
        </w:r>
      </w:ins>
      <w:ins w:id="56" w:author="kyle O'Reilly" w:date="2026-10-24T09:20:00Z" w16du:dateUtc="2026-10-24T08:20:00Z">
        <w:r w:rsidR="00140FA5">
          <w:t>Classifications</w:t>
        </w:r>
      </w:ins>
      <w:ins w:id="57" w:author="kyle O'Reilly" w:date="2026-10-21T20:30:00Z" w16du:dateUtc="2026-10-21T19:30:00Z">
        <w:r w:rsidR="001E4663">
          <w:t>.</w:t>
        </w:r>
      </w:ins>
    </w:p>
    <w:p w14:paraId="720144DD" w14:textId="5ABB37FB" w:rsidR="000A66DC" w:rsidRDefault="00616EBB" w:rsidP="000A66DC">
      <w:pPr>
        <w:spacing w:line="360" w:lineRule="auto"/>
        <w:jc w:val="both"/>
        <w:rPr>
          <w:ins w:id="58" w:author="kyle O'Reilly" w:date="2026-10-22T18:49:00Z" w16du:dateUtc="2026-10-22T17:49:00Z"/>
        </w:rPr>
      </w:pPr>
      <w:ins w:id="59" w:author="kyle O'Reilly" w:date="2026-10-24T21:47:00Z" w16du:dateUtc="2026-10-24T20:47:00Z">
        <w:r>
          <w:t xml:space="preserve"> </w:t>
        </w:r>
      </w:ins>
    </w:p>
    <w:p w14:paraId="11391054" w14:textId="2A024693" w:rsidR="006A5AEA" w:rsidRDefault="006A5AEA">
      <w:pPr>
        <w:pStyle w:val="Heading1"/>
        <w:spacing w:line="360" w:lineRule="auto"/>
        <w:rPr>
          <w:ins w:id="60" w:author="kyle O'Reilly" w:date="2026-10-21T20:39:00Z" w16du:dateUtc="2026-10-21T19:39:00Z"/>
        </w:rPr>
        <w:pPrChange w:id="61" w:author="kyle O'Reilly" w:date="2026-10-22T21:22:00Z" w16du:dateUtc="2026-10-22T20:22:00Z">
          <w:pPr>
            <w:pStyle w:val="Heading1"/>
          </w:pPr>
        </w:pPrChange>
      </w:pPr>
      <w:bookmarkStart w:id="62" w:name="_Toc243775167"/>
      <w:ins w:id="63" w:author="kyle O'Reilly" w:date="2026-10-21T20:28:00Z" w16du:dateUtc="2026-10-21T19:28:00Z">
        <w:r>
          <w:t>2. Introduction</w:t>
        </w:r>
      </w:ins>
      <w:bookmarkEnd w:id="62"/>
    </w:p>
    <w:p w14:paraId="174D1D0B" w14:textId="69A89982" w:rsidR="002E1B96" w:rsidRDefault="00543DA9">
      <w:pPr>
        <w:spacing w:line="360" w:lineRule="auto"/>
        <w:jc w:val="both"/>
        <w:rPr>
          <w:ins w:id="64" w:author="kyle O'Reilly" w:date="2026-10-22T22:31:00Z" w16du:dateUtc="2026-10-22T21:31:00Z"/>
        </w:rPr>
        <w:pPrChange w:id="65" w:author="kyle O'Reilly" w:date="2026-10-22T23:33:00Z" w16du:dateUtc="2026-10-22T22:33:00Z">
          <w:pPr>
            <w:spacing w:line="360" w:lineRule="auto"/>
          </w:pPr>
        </w:pPrChange>
      </w:pPr>
      <w:ins w:id="66" w:author="kyle O'Reilly" w:date="2026-10-22T22:28:00Z" w16du:dateUtc="2026-10-22T21:28:00Z">
        <w:r>
          <w:t xml:space="preserve">Predicting future stock prices is an important area of financial research, as accurate forecasts can help investors and financial </w:t>
        </w:r>
      </w:ins>
      <w:ins w:id="67" w:author="kyle O'Reilly" w:date="2026-10-22T22:29:00Z" w16du:dateUtc="2026-10-22T21:29:00Z">
        <w:r>
          <w:t>institut</w:t>
        </w:r>
      </w:ins>
      <w:ins w:id="68" w:author="kyle O'Reilly" w:date="2026-10-24T09:00:00Z" w16du:dateUtc="2026-10-24T08:00:00Z">
        <w:r w:rsidR="0073747A">
          <w:t>ions</w:t>
        </w:r>
      </w:ins>
      <w:ins w:id="69" w:author="kyle O'Reilly" w:date="2026-10-22T22:29:00Z" w16du:dateUtc="2026-10-22T21:29:00Z">
        <w:r>
          <w:t xml:space="preserve"> </w:t>
        </w:r>
        <w:r w:rsidR="00F837EE">
          <w:t xml:space="preserve">make more informed decisions and manage investment risk. However, stock markets are difficult to predict </w:t>
        </w:r>
        <w:r w:rsidR="00E17362">
          <w:t xml:space="preserve">because prices are influenced by several factors, </w:t>
        </w:r>
      </w:ins>
      <w:ins w:id="70" w:author="kyle O'Reilly" w:date="2026-10-22T22:30:00Z" w16du:dateUtc="2026-10-22T21:30:00Z">
        <w:r w:rsidR="00E17362">
          <w:t xml:space="preserve">including economic </w:t>
        </w:r>
      </w:ins>
      <w:ins w:id="71" w:author="kyle O'Reilly" w:date="2026-10-22T22:31:00Z" w16du:dateUtc="2026-10-22T21:31:00Z">
        <w:r w:rsidR="00337B52">
          <w:t>conditions,</w:t>
        </w:r>
      </w:ins>
      <w:ins w:id="72" w:author="kyle O'Reilly" w:date="2026-10-22T22:30:00Z" w16du:dateUtc="2026-10-22T21:30:00Z">
        <w:r w:rsidR="00F26187">
          <w:t xml:space="preserve"> company performance, political events, and investor sentiment (</w:t>
        </w:r>
        <w:proofErr w:type="spellStart"/>
        <w:r w:rsidR="00F26187">
          <w:t>Jeribi</w:t>
        </w:r>
        <w:proofErr w:type="spellEnd"/>
        <w:r w:rsidR="00F26187">
          <w:t xml:space="preserve"> et al., 2024; Zain-ul-Abid</w:t>
        </w:r>
        <w:r w:rsidR="00337B52">
          <w:t xml:space="preserve">een et </w:t>
        </w:r>
      </w:ins>
      <w:ins w:id="73" w:author="kyle O'Reilly" w:date="2026-10-22T22:31:00Z" w16du:dateUtc="2026-10-22T21:31:00Z">
        <w:r w:rsidR="00337B52">
          <w:t>al., 2024).</w:t>
        </w:r>
      </w:ins>
    </w:p>
    <w:p w14:paraId="77097B75" w14:textId="2D215CE4" w:rsidR="00337B52" w:rsidRDefault="00337B52">
      <w:pPr>
        <w:spacing w:line="360" w:lineRule="auto"/>
        <w:jc w:val="both"/>
        <w:rPr>
          <w:ins w:id="74" w:author="kyle O'Reilly" w:date="2026-10-22T22:33:00Z" w16du:dateUtc="2026-10-22T21:33:00Z"/>
        </w:rPr>
        <w:pPrChange w:id="75" w:author="kyle O'Reilly" w:date="2026-10-22T23:33:00Z" w16du:dateUtc="2026-10-22T22:33:00Z">
          <w:pPr>
            <w:spacing w:line="360" w:lineRule="auto"/>
          </w:pPr>
        </w:pPrChange>
      </w:pPr>
      <w:ins w:id="76" w:author="kyle O'Reilly" w:date="2026-10-22T22:31:00Z" w16du:dateUtc="2026-10-22T21:31:00Z">
        <w:r>
          <w:t xml:space="preserve">Historical stock </w:t>
        </w:r>
        <w:r w:rsidR="0012643B">
          <w:t xml:space="preserve">market data can be analysed using machine learning techniques to identify </w:t>
        </w:r>
      </w:ins>
      <w:ins w:id="77" w:author="kyle O'Reilly" w:date="2026-10-22T22:32:00Z" w16du:dateUtc="2026-10-22T21:32:00Z">
        <w:r w:rsidR="0012643B">
          <w:t xml:space="preserve">patterns and relationships that may help forecast future price movements. </w:t>
        </w:r>
        <w:proofErr w:type="spellStart"/>
        <w:r w:rsidR="00DB7816">
          <w:t>Khuwaja</w:t>
        </w:r>
        <w:proofErr w:type="spellEnd"/>
        <w:r w:rsidR="00DB7816">
          <w:t xml:space="preserve"> et al. (2020) highlight the challenges associated </w:t>
        </w:r>
        <w:r w:rsidR="001261CA">
          <w:t>with financial dat</w:t>
        </w:r>
      </w:ins>
      <w:ins w:id="78" w:author="kyle O'Reilly" w:date="2026-10-22T22:33:00Z" w16du:dateUtc="2026-10-22T21:33:00Z">
        <w:r w:rsidR="001261CA">
          <w:t xml:space="preserve">a, including its unpredictable, noisy and non-linear characteristics. These challenges have encouraged researchers to investigate different predictive modelling techniques. </w:t>
        </w:r>
      </w:ins>
    </w:p>
    <w:p w14:paraId="1336CCB5" w14:textId="4B4143C6" w:rsidR="001261CA" w:rsidRDefault="001261CA">
      <w:pPr>
        <w:spacing w:line="360" w:lineRule="auto"/>
        <w:jc w:val="both"/>
        <w:rPr>
          <w:ins w:id="79" w:author="kyle O'Reilly" w:date="2026-10-22T22:37:00Z" w16du:dateUtc="2026-10-22T21:37:00Z"/>
        </w:rPr>
        <w:pPrChange w:id="80" w:author="kyle O'Reilly" w:date="2026-10-22T23:33:00Z" w16du:dateUtc="2026-10-22T22:33:00Z">
          <w:pPr>
            <w:spacing w:line="360" w:lineRule="auto"/>
          </w:pPr>
        </w:pPrChange>
      </w:pPr>
      <w:ins w:id="81" w:author="kyle O'Reilly" w:date="2026-10-22T22:34:00Z" w16du:dateUtc="2026-10-22T21:34:00Z">
        <w:r>
          <w:t xml:space="preserve">Recent research has explored the effectiveness of machine learning algorithms </w:t>
        </w:r>
        <w:r w:rsidR="00E13D1B">
          <w:t>in forecasting stock market behaviour. Indra et al. (2025)</w:t>
        </w:r>
      </w:ins>
      <w:ins w:id="82" w:author="kyle O'Reilly" w:date="2026-10-22T22:35:00Z" w16du:dateUtc="2026-10-22T21:35:00Z">
        <w:r w:rsidR="00E13D1B">
          <w:t xml:space="preserve"> compared Linear Regression, Random Forest and other </w:t>
        </w:r>
        <w:r w:rsidR="00CA00BD">
          <w:t xml:space="preserve">machine learning models when predicting stock returns over different time periods. Their findings </w:t>
        </w:r>
        <w:r w:rsidR="007326E0">
          <w:t xml:space="preserve">demonstrated the difficulties of achieving reliable </w:t>
        </w:r>
      </w:ins>
      <w:ins w:id="83" w:author="kyle O'Reilly" w:date="2026-10-22T22:36:00Z" w16du:dateUtc="2026-10-22T21:36:00Z">
        <w:r w:rsidR="007326E0">
          <w:t xml:space="preserve">predictions, even when </w:t>
        </w:r>
        <w:r w:rsidR="00292252">
          <w:t xml:space="preserve">using advanced algorithms. This </w:t>
        </w:r>
      </w:ins>
      <w:ins w:id="84" w:author="kyle O'Reilly" w:date="2026-10-22T22:37:00Z" w16du:dateUtc="2026-10-22T21:37:00Z">
        <w:r w:rsidR="001D24BD">
          <w:t>highlights</w:t>
        </w:r>
      </w:ins>
      <w:ins w:id="85" w:author="kyle O'Reilly" w:date="2026-10-22T22:36:00Z" w16du:dateUtc="2026-10-22T21:36:00Z">
        <w:r w:rsidR="00292252">
          <w:t xml:space="preserve"> </w:t>
        </w:r>
        <w:r w:rsidR="001D24BD">
          <w:t>the importance of eva</w:t>
        </w:r>
      </w:ins>
      <w:ins w:id="86" w:author="kyle O'Reilly" w:date="2026-10-22T22:37:00Z" w16du:dateUtc="2026-10-22T21:37:00Z">
        <w:r w:rsidR="001D24BD">
          <w:t xml:space="preserve">luating model performance rather than assuming that more complex techniques will automatically produce more accurate forecasts. </w:t>
        </w:r>
      </w:ins>
    </w:p>
    <w:p w14:paraId="653CF182" w14:textId="44917863" w:rsidR="001D24BD" w:rsidRDefault="001D24BD">
      <w:pPr>
        <w:spacing w:line="360" w:lineRule="auto"/>
        <w:jc w:val="both"/>
        <w:rPr>
          <w:ins w:id="87" w:author="kyle O'Reilly" w:date="2026-10-22T22:40:00Z" w16du:dateUtc="2026-10-22T21:40:00Z"/>
        </w:rPr>
        <w:pPrChange w:id="88" w:author="kyle O'Reilly" w:date="2026-10-22T23:33:00Z" w16du:dateUtc="2026-10-22T22:33:00Z">
          <w:pPr>
            <w:spacing w:line="360" w:lineRule="auto"/>
          </w:pPr>
        </w:pPrChange>
      </w:pPr>
      <w:ins w:id="89" w:author="kyle O'Reilly" w:date="2026-10-22T22:37:00Z" w16du:dateUtc="2026-10-22T21:37:00Z">
        <w:r>
          <w:t xml:space="preserve">This Capstone Project </w:t>
        </w:r>
        <w:r w:rsidR="00E04979">
          <w:t>proposes to investigate the accuracy of</w:t>
        </w:r>
      </w:ins>
      <w:ins w:id="90" w:author="kyle O'Reilly" w:date="2026-10-22T22:38:00Z" w16du:dateUtc="2026-10-22T21:38:00Z">
        <w:r w:rsidR="00E04979">
          <w:t xml:space="preserve"> Linear Regression, Random Forest Regressor and a naïve time-series forecasting baseline when predicting </w:t>
        </w:r>
      </w:ins>
      <w:ins w:id="91" w:author="kyle O'Reilly" w:date="2026-10-22T22:39:00Z" w16du:dateUtc="2026-10-22T21:39:00Z">
        <w:r w:rsidR="00B96701">
          <w:t xml:space="preserve">stock prices </w:t>
        </w:r>
        <w:r w:rsidR="00B55ECB">
          <w:t>20 trading days into the future. Three publicly traded companies: JPMorg</w:t>
        </w:r>
      </w:ins>
      <w:ins w:id="92" w:author="kyle O'Reilly" w:date="2026-10-22T22:40:00Z" w16du:dateUtc="2026-10-22T21:40:00Z">
        <w:r w:rsidR="00B55ECB">
          <w:t xml:space="preserve">an Chase &amp; Co., Coca-Cola Co. and Intel Corp. </w:t>
        </w:r>
        <w:r w:rsidR="00E61BF7">
          <w:t xml:space="preserve">will be examined to compare forecasting performance across stocks selected to represent different volatility risk </w:t>
        </w:r>
      </w:ins>
      <w:ins w:id="93" w:author="kyle O'Reilly" w:date="2026-10-24T09:21:00Z" w16du:dateUtc="2026-10-24T08:21:00Z">
        <w:r w:rsidR="00AB1D0C">
          <w:t>classifications displayed on Trading 212 (Trading 212, n.d)</w:t>
        </w:r>
      </w:ins>
      <w:ins w:id="94" w:author="kyle O'Reilly" w:date="2026-10-22T22:40:00Z" w16du:dateUtc="2026-10-22T21:40:00Z">
        <w:r w:rsidR="00E61BF7">
          <w:t>.</w:t>
        </w:r>
      </w:ins>
    </w:p>
    <w:p w14:paraId="1ACFE10F" w14:textId="26C80732" w:rsidR="00E61BF7" w:rsidRDefault="00E61BF7">
      <w:pPr>
        <w:spacing w:line="360" w:lineRule="auto"/>
        <w:jc w:val="both"/>
        <w:rPr>
          <w:ins w:id="95" w:author="kyle O'Reilly" w:date="2026-10-22T21:21:00Z" w16du:dateUtc="2026-10-22T20:21:00Z"/>
        </w:rPr>
        <w:pPrChange w:id="96" w:author="kyle O'Reilly" w:date="2026-10-22T23:33:00Z" w16du:dateUtc="2026-10-22T22:33:00Z">
          <w:pPr/>
        </w:pPrChange>
      </w:pPr>
      <w:ins w:id="97" w:author="kyle O'Reilly" w:date="2026-10-22T22:40:00Z" w16du:dateUtc="2026-10-22T21:40:00Z">
        <w:r>
          <w:t xml:space="preserve">This project will use historical </w:t>
        </w:r>
        <w:r w:rsidR="00A973FD">
          <w:t>stoc</w:t>
        </w:r>
      </w:ins>
      <w:ins w:id="98" w:author="kyle O'Reilly" w:date="2026-10-22T22:41:00Z" w16du:dateUtc="2026-10-22T21:41:00Z">
        <w:r w:rsidR="00A973FD">
          <w:t>k closing prices and quantitative data analytic</w:t>
        </w:r>
      </w:ins>
      <w:ins w:id="99" w:author="kyle O'Reilly" w:date="2026-10-24T09:22:00Z" w16du:dateUtc="2026-10-24T08:22:00Z">
        <w:r w:rsidR="00D16C9F">
          <w:t>s</w:t>
        </w:r>
      </w:ins>
      <w:ins w:id="100" w:author="kyle O'Reilly" w:date="2026-10-22T22:41:00Z" w16du:dateUtc="2026-10-22T21:41:00Z">
        <w:r w:rsidR="00A973FD">
          <w:t xml:space="preserve"> techniques to generate forecasts and com</w:t>
        </w:r>
        <w:r w:rsidR="008D46BF">
          <w:t xml:space="preserve">pare them </w:t>
        </w:r>
      </w:ins>
      <w:ins w:id="101" w:author="kyle O'Reilly" w:date="2026-10-22T22:42:00Z" w16du:dateUtc="2026-10-22T21:42:00Z">
        <w:r w:rsidR="002C5A75">
          <w:t>against</w:t>
        </w:r>
      </w:ins>
      <w:ins w:id="102" w:author="kyle O'Reilly" w:date="2026-10-22T22:41:00Z" w16du:dateUtc="2026-10-22T21:41:00Z">
        <w:r w:rsidR="008D46BF">
          <w:t xml:space="preserve"> actual closing prices. The aim is to </w:t>
        </w:r>
      </w:ins>
      <w:ins w:id="103" w:author="kyle O'Reilly" w:date="2026-10-22T22:42:00Z" w16du:dateUtc="2026-10-22T21:42:00Z">
        <w:r w:rsidR="008D46BF">
          <w:t xml:space="preserve">determine which forecasting method </w:t>
        </w:r>
        <w:r w:rsidR="00C96257">
          <w:t xml:space="preserve">produces the smallest </w:t>
        </w:r>
      </w:ins>
      <w:ins w:id="104" w:author="kyle O'Reilly" w:date="2026-10-22T22:43:00Z" w16du:dateUtc="2026-10-22T21:43:00Z">
        <w:r w:rsidR="00296940">
          <w:t>prediction</w:t>
        </w:r>
        <w:r w:rsidR="00C96257">
          <w:t xml:space="preserve"> </w:t>
        </w:r>
      </w:ins>
      <w:ins w:id="105" w:author="kyle O'Reilly" w:date="2026-10-24T09:03:00Z" w16du:dateUtc="2026-10-24T08:03:00Z">
        <w:r w:rsidR="00C4075B">
          <w:t xml:space="preserve">errors </w:t>
        </w:r>
      </w:ins>
      <w:ins w:id="106" w:author="kyle O'Reilly" w:date="2026-10-24T09:04:00Z" w16du:dateUtc="2026-10-24T08:04:00Z">
        <w:r w:rsidR="00C81524">
          <w:t>for</w:t>
        </w:r>
      </w:ins>
      <w:ins w:id="107" w:author="kyle O'Reilly" w:date="2026-10-22T22:42:00Z" w16du:dateUtc="2026-10-22T21:42:00Z">
        <w:r w:rsidR="00C96257">
          <w:t xml:space="preserve"> each company an</w:t>
        </w:r>
      </w:ins>
      <w:ins w:id="108" w:author="kyle O'Reilly" w:date="2026-10-24T09:22:00Z" w16du:dateUtc="2026-10-24T08:22:00Z">
        <w:r w:rsidR="001611E6">
          <w:t>d</w:t>
        </w:r>
      </w:ins>
      <w:ins w:id="109" w:author="kyle O'Reilly" w:date="2026-10-24T09:04:00Z" w16du:dateUtc="2026-10-24T08:04:00Z">
        <w:r w:rsidR="00C81524">
          <w:t xml:space="preserve"> </w:t>
        </w:r>
      </w:ins>
      <w:ins w:id="110" w:author="kyle O'Reilly" w:date="2026-10-22T22:43:00Z" w16du:dateUtc="2026-10-22T21:43:00Z">
        <w:r w:rsidR="00C96257">
          <w:t>investigate</w:t>
        </w:r>
      </w:ins>
      <w:ins w:id="111" w:author="kyle O'Reilly" w:date="2026-10-24T09:22:00Z" w16du:dateUtc="2026-10-24T08:22:00Z">
        <w:r w:rsidR="001611E6">
          <w:t>s</w:t>
        </w:r>
      </w:ins>
      <w:ins w:id="112" w:author="kyle O'Reilly" w:date="2026-10-22T22:43:00Z" w16du:dateUtc="2026-10-22T21:43:00Z">
        <w:r w:rsidR="00C96257">
          <w:t xml:space="preserve"> </w:t>
        </w:r>
        <w:r w:rsidR="00C96257">
          <w:lastRenderedPageBreak/>
          <w:t xml:space="preserve">whether differences in </w:t>
        </w:r>
      </w:ins>
      <w:ins w:id="113" w:author="kyle O'Reilly" w:date="2026-10-24T09:23:00Z" w16du:dateUtc="2026-10-24T08:23:00Z">
        <w:r w:rsidR="001611E6">
          <w:t xml:space="preserve">Trading 212’s </w:t>
        </w:r>
      </w:ins>
      <w:ins w:id="114" w:author="kyle O'Reilly" w:date="2026-10-22T22:43:00Z" w16du:dateUtc="2026-10-22T21:43:00Z">
        <w:r w:rsidR="00C96257">
          <w:t xml:space="preserve">volatility </w:t>
        </w:r>
      </w:ins>
      <w:ins w:id="115" w:author="kyle O'Reilly" w:date="2026-10-24T09:23:00Z" w16du:dateUtc="2026-10-24T08:23:00Z">
        <w:r w:rsidR="001611E6">
          <w:t xml:space="preserve">classifications </w:t>
        </w:r>
      </w:ins>
      <w:ins w:id="116" w:author="kyle O'Reilly" w:date="2026-10-22T22:43:00Z" w16du:dateUtc="2026-10-22T21:43:00Z">
        <w:r w:rsidR="00C96257">
          <w:t>are associated with differences in forecasting accuracy.</w:t>
        </w:r>
      </w:ins>
    </w:p>
    <w:p w14:paraId="370584B3" w14:textId="77777777" w:rsidR="000A66DC" w:rsidRDefault="000A66DC">
      <w:pPr>
        <w:spacing w:line="360" w:lineRule="auto"/>
        <w:rPr>
          <w:ins w:id="117" w:author="kyle O'Reilly" w:date="2026-10-21T20:39:00Z" w16du:dateUtc="2026-10-21T19:39:00Z"/>
        </w:rPr>
        <w:pPrChange w:id="118" w:author="kyle O'Reilly" w:date="2026-10-22T21:22:00Z" w16du:dateUtc="2026-10-22T20:22:00Z">
          <w:pPr/>
        </w:pPrChange>
      </w:pPr>
    </w:p>
    <w:p w14:paraId="7E4AA725" w14:textId="45092C51" w:rsidR="00197168" w:rsidRDefault="00197168">
      <w:pPr>
        <w:pStyle w:val="Heading1"/>
        <w:spacing w:line="360" w:lineRule="auto"/>
        <w:rPr>
          <w:ins w:id="119" w:author="kyle O'Reilly" w:date="2026-10-21T20:39:00Z" w16du:dateUtc="2026-10-21T19:39:00Z"/>
        </w:rPr>
        <w:pPrChange w:id="120" w:author="kyle O'Reilly" w:date="2026-10-22T21:22:00Z" w16du:dateUtc="2026-10-22T20:22:00Z">
          <w:pPr/>
        </w:pPrChange>
      </w:pPr>
      <w:bookmarkStart w:id="121" w:name="_Toc243775168"/>
      <w:ins w:id="122" w:author="kyle O'Reilly" w:date="2026-10-21T20:39:00Z" w16du:dateUtc="2026-10-21T19:39:00Z">
        <w:r>
          <w:t>3. Problem Definition</w:t>
        </w:r>
        <w:bookmarkEnd w:id="121"/>
        <w:r>
          <w:t xml:space="preserve"> </w:t>
        </w:r>
      </w:ins>
    </w:p>
    <w:p w14:paraId="0ACA751E" w14:textId="00CF0F59" w:rsidR="00197168" w:rsidRDefault="00374E63">
      <w:pPr>
        <w:spacing w:line="360" w:lineRule="auto"/>
        <w:jc w:val="both"/>
        <w:rPr>
          <w:ins w:id="123" w:author="kyle O'Reilly" w:date="2026-10-22T23:05:00Z" w16du:dateUtc="2026-10-22T22:05:00Z"/>
        </w:rPr>
        <w:pPrChange w:id="124" w:author="kyle O'Reilly" w:date="2026-10-22T23:33:00Z" w16du:dateUtc="2026-10-22T22:33:00Z">
          <w:pPr>
            <w:spacing w:line="360" w:lineRule="auto"/>
          </w:pPr>
        </w:pPrChange>
      </w:pPr>
      <w:ins w:id="125" w:author="kyle O'Reilly" w:date="2026-10-22T23:03:00Z" w16du:dateUtc="2026-10-22T22:03:00Z">
        <w:r>
          <w:t>Predicting future stock closing prices is</w:t>
        </w:r>
      </w:ins>
      <w:ins w:id="126" w:author="kyle O'Reilly" w:date="2026-10-22T23:04:00Z" w16du:dateUtc="2026-10-22T22:04:00Z">
        <w:r>
          <w:t xml:space="preserve"> challenging due to market volatility, uncertainty and the unpredictable nature </w:t>
        </w:r>
      </w:ins>
      <w:ins w:id="127" w:author="kyle O'Reilly" w:date="2026-10-24T09:05:00Z" w16du:dateUtc="2026-10-24T08:05:00Z">
        <w:r w:rsidR="003B1F0A">
          <w:t>o</w:t>
        </w:r>
      </w:ins>
      <w:ins w:id="128" w:author="kyle O'Reilly" w:date="2026-10-22T23:04:00Z" w16du:dateUtc="2026-10-22T22:04:00Z">
        <w:r>
          <w:t xml:space="preserve">f financial data. Historical stock prices often contain </w:t>
        </w:r>
      </w:ins>
      <w:ins w:id="129" w:author="kyle O'Reilly" w:date="2026-10-22T23:05:00Z" w16du:dateUtc="2026-10-22T22:05:00Z">
        <w:r w:rsidR="005A073E">
          <w:t>noise</w:t>
        </w:r>
      </w:ins>
      <w:ins w:id="130" w:author="kyle O'Reilly" w:date="2026-10-22T23:04:00Z" w16du:dateUtc="2026-10-22T22:04:00Z">
        <w:r>
          <w:t xml:space="preserve"> and non-linear patterns, making accurate </w:t>
        </w:r>
      </w:ins>
      <w:ins w:id="131" w:author="kyle O'Reilly" w:date="2026-10-22T23:05:00Z" w16du:dateUtc="2026-10-22T22:05:00Z">
        <w:r w:rsidR="005A073E">
          <w:t>forecasting difficult (</w:t>
        </w:r>
        <w:proofErr w:type="spellStart"/>
        <w:r w:rsidR="005A073E">
          <w:t>Khuwaja</w:t>
        </w:r>
        <w:proofErr w:type="spellEnd"/>
        <w:r w:rsidR="005A073E">
          <w:t xml:space="preserve"> et al., 2020).</w:t>
        </w:r>
      </w:ins>
    </w:p>
    <w:p w14:paraId="04F99CEF" w14:textId="2AA94909" w:rsidR="005A073E" w:rsidRDefault="005A073E">
      <w:pPr>
        <w:spacing w:line="360" w:lineRule="auto"/>
        <w:jc w:val="both"/>
        <w:rPr>
          <w:ins w:id="132" w:author="kyle O'Reilly" w:date="2026-10-22T23:06:00Z" w16du:dateUtc="2026-10-22T22:06:00Z"/>
        </w:rPr>
        <w:pPrChange w:id="133" w:author="kyle O'Reilly" w:date="2026-10-22T23:33:00Z" w16du:dateUtc="2026-10-22T22:33:00Z">
          <w:pPr>
            <w:spacing w:line="360" w:lineRule="auto"/>
          </w:pPr>
        </w:pPrChange>
      </w:pPr>
      <w:ins w:id="134" w:author="kyle O'Reilly" w:date="2026-10-22T23:05:00Z" w16du:dateUtc="2026-10-22T22:05:00Z">
        <w:r>
          <w:t xml:space="preserve">Although machine learning models are used in stock market forecasting, their accuracy can vary </w:t>
        </w:r>
      </w:ins>
      <w:ins w:id="135" w:author="kyle O'Reilly" w:date="2026-10-22T23:07:00Z" w16du:dateUtc="2026-10-22T22:07:00Z">
        <w:r w:rsidR="00E867B2">
          <w:t>depending</w:t>
        </w:r>
      </w:ins>
      <w:ins w:id="136" w:author="kyle O'Reilly" w:date="2026-10-22T23:05:00Z" w16du:dateUtc="2026-10-22T22:05:00Z">
        <w:r>
          <w:t xml:space="preserve"> on the model and market conditions. Indra et al. </w:t>
        </w:r>
      </w:ins>
      <w:ins w:id="137" w:author="kyle O'Reilly" w:date="2026-10-22T23:06:00Z" w16du:dateUtc="2026-10-22T22:06:00Z">
        <w:r>
          <w:t xml:space="preserve">(2025) highlight the importance of comparing different machine </w:t>
        </w:r>
      </w:ins>
      <w:ins w:id="138" w:author="kyle O'Reilly" w:date="2026-10-24T09:05:00Z" w16du:dateUtc="2026-10-24T08:05:00Z">
        <w:r w:rsidR="003B1F0A">
          <w:t xml:space="preserve">learning </w:t>
        </w:r>
      </w:ins>
      <w:ins w:id="139" w:author="kyle O'Reilly" w:date="2026-10-22T23:06:00Z" w16du:dateUtc="2026-10-22T22:06:00Z">
        <w:r>
          <w:t>approaches to evaluate their predictive performance.</w:t>
        </w:r>
      </w:ins>
    </w:p>
    <w:p w14:paraId="3E29F055" w14:textId="2235FE7A" w:rsidR="000A66DC" w:rsidRDefault="005A073E" w:rsidP="008102D1">
      <w:pPr>
        <w:spacing w:line="360" w:lineRule="auto"/>
        <w:jc w:val="both"/>
        <w:rPr>
          <w:ins w:id="140" w:author="kyle O'Reilly" w:date="2026-10-24T09:26:00Z" w16du:dateUtc="2026-10-24T08:26:00Z"/>
        </w:rPr>
      </w:pPr>
      <w:ins w:id="141" w:author="kyle O'Reilly" w:date="2026-10-22T23:06:00Z" w16du:dateUtc="2026-10-22T22:06:00Z">
        <w:r>
          <w:t>This Capstone Project investigates whether Linear Regression</w:t>
        </w:r>
      </w:ins>
      <w:ins w:id="142" w:author="kyle O'Reilly" w:date="2026-10-24T09:06:00Z" w16du:dateUtc="2026-10-24T08:06:00Z">
        <w:r w:rsidR="0004076E">
          <w:t xml:space="preserve"> and</w:t>
        </w:r>
      </w:ins>
      <w:ins w:id="143" w:author="kyle O'Reilly" w:date="2026-10-22T23:06:00Z" w16du:dateUtc="2026-10-22T22:06:00Z">
        <w:r>
          <w:t xml:space="preserve"> Random Forest Regressor can </w:t>
        </w:r>
      </w:ins>
      <w:ins w:id="144" w:author="kyle O'Reilly" w:date="2026-10-22T23:07:00Z" w16du:dateUtc="2026-10-22T22:07:00Z">
        <w:r w:rsidR="00E867B2">
          <w:t>accurately</w:t>
        </w:r>
      </w:ins>
      <w:ins w:id="145" w:author="kyle O'Reilly" w:date="2026-10-22T23:06:00Z" w16du:dateUtc="2026-10-22T22:06:00Z">
        <w:r>
          <w:t xml:space="preserve"> </w:t>
        </w:r>
        <w:r w:rsidR="00E867B2">
          <w:t>predict stock closing pric</w:t>
        </w:r>
      </w:ins>
      <w:ins w:id="146" w:author="kyle O'Reilly" w:date="2026-10-22T23:07:00Z" w16du:dateUtc="2026-10-22T22:07:00Z">
        <w:r w:rsidR="00E867B2">
          <w:t>es 20 trading days ahead</w:t>
        </w:r>
      </w:ins>
      <w:ins w:id="147" w:author="kyle O'Reilly" w:date="2026-10-24T09:24:00Z" w16du:dateUtc="2026-10-24T08:24:00Z">
        <w:r w:rsidR="00B4783E">
          <w:t xml:space="preserve"> more accurately than a naïve time-series baseline. It will also examine whether f</w:t>
        </w:r>
      </w:ins>
      <w:ins w:id="148" w:author="kyle O'Reilly" w:date="2026-10-24T09:25:00Z" w16du:dateUtc="2026-10-24T08:25:00Z">
        <w:r w:rsidR="00B4783E">
          <w:t>orecasting errors differ between three stocks selec</w:t>
        </w:r>
      </w:ins>
      <w:ins w:id="149" w:author="kyle O'Reilly" w:date="2026-10-24T09:26:00Z" w16du:dateUtc="2026-10-24T08:26:00Z">
        <w:r w:rsidR="008102D1">
          <w:t>ted</w:t>
        </w:r>
      </w:ins>
      <w:ins w:id="150" w:author="kyle O'Reilly" w:date="2026-10-22T23:07:00Z" w16du:dateUtc="2026-10-22T22:07:00Z">
        <w:r w:rsidR="00E867B2">
          <w:t xml:space="preserve"> </w:t>
        </w:r>
      </w:ins>
      <w:ins w:id="151" w:author="kyle O'Reilly" w:date="2026-10-24T09:26:00Z" w16du:dateUtc="2026-10-24T08:26:00Z">
        <w:r w:rsidR="008102D1">
          <w:t xml:space="preserve">using Trading 212’s </w:t>
        </w:r>
        <w:r w:rsidR="002D3939">
          <w:t>low, medium and high volatility classifications.</w:t>
        </w:r>
      </w:ins>
    </w:p>
    <w:p w14:paraId="68E4CB31" w14:textId="77777777" w:rsidR="008102D1" w:rsidRDefault="008102D1">
      <w:pPr>
        <w:spacing w:line="360" w:lineRule="auto"/>
        <w:jc w:val="both"/>
        <w:rPr>
          <w:ins w:id="152" w:author="kyle O'Reilly" w:date="2026-10-21T20:39:00Z" w16du:dateUtc="2026-10-21T19:39:00Z"/>
        </w:rPr>
        <w:pPrChange w:id="153" w:author="kyle O'Reilly" w:date="2026-10-24T09:26:00Z" w16du:dateUtc="2026-10-24T08:26:00Z">
          <w:pPr/>
        </w:pPrChange>
      </w:pPr>
    </w:p>
    <w:p w14:paraId="7D43C5A4" w14:textId="5D362269" w:rsidR="00197168" w:rsidRDefault="00197168">
      <w:pPr>
        <w:pStyle w:val="Heading1"/>
        <w:spacing w:line="360" w:lineRule="auto"/>
        <w:jc w:val="both"/>
        <w:rPr>
          <w:ins w:id="154" w:author="kyle O'Reilly" w:date="2026-10-21T20:40:00Z" w16du:dateUtc="2026-10-21T19:40:00Z"/>
        </w:rPr>
        <w:pPrChange w:id="155" w:author="kyle O'Reilly" w:date="2026-10-22T21:22:00Z" w16du:dateUtc="2026-10-22T20:22:00Z">
          <w:pPr/>
        </w:pPrChange>
      </w:pPr>
      <w:bookmarkStart w:id="156" w:name="_Toc243775169"/>
      <w:ins w:id="157" w:author="kyle O'Reilly" w:date="2026-10-21T20:39:00Z" w16du:dateUtc="2026-10-21T19:39:00Z">
        <w:r>
          <w:t>4. Aim</w:t>
        </w:r>
      </w:ins>
      <w:ins w:id="158" w:author="kyle O'Reilly" w:date="2026-10-21T20:40:00Z" w16du:dateUtc="2026-10-21T19:40:00Z">
        <w:r>
          <w:t>, Objectives and Hypothesis</w:t>
        </w:r>
        <w:bookmarkEnd w:id="156"/>
        <w:r>
          <w:t xml:space="preserve"> </w:t>
        </w:r>
      </w:ins>
    </w:p>
    <w:p w14:paraId="7A704278" w14:textId="77777777" w:rsidR="005A1078" w:rsidRDefault="00071464">
      <w:pPr>
        <w:spacing w:line="360" w:lineRule="auto"/>
        <w:jc w:val="both"/>
        <w:rPr>
          <w:ins w:id="159" w:author="kyle O'Reilly" w:date="2026-10-21T23:16:00Z" w16du:dateUtc="2026-10-21T22:16:00Z"/>
        </w:rPr>
        <w:pPrChange w:id="160" w:author="kyle O'Reilly" w:date="2026-10-22T21:22:00Z" w16du:dateUtc="2026-10-22T20:22:00Z">
          <w:pPr/>
        </w:pPrChange>
      </w:pPr>
      <w:ins w:id="161" w:author="kyle O'Reilly" w:date="2026-10-21T23:10:00Z" w16du:dateUtc="2026-10-21T22:10:00Z">
        <w:r w:rsidRPr="00593CE0">
          <w:rPr>
            <w:b/>
            <w:bCs/>
            <w:rPrChange w:id="162" w:author="kyle O'Reilly" w:date="2026-10-21T23:11:00Z" w16du:dateUtc="2026-10-21T22:11:00Z">
              <w:rPr/>
            </w:rPrChange>
          </w:rPr>
          <w:t>Aim:</w:t>
        </w:r>
        <w:r>
          <w:t xml:space="preserve"> </w:t>
        </w:r>
      </w:ins>
    </w:p>
    <w:p w14:paraId="0CCE5FDC" w14:textId="6A9B4D6A" w:rsidR="004E7F56" w:rsidRDefault="00071464">
      <w:pPr>
        <w:spacing w:line="360" w:lineRule="auto"/>
        <w:jc w:val="both"/>
        <w:rPr>
          <w:ins w:id="163" w:author="kyle O'Reilly" w:date="2026-10-21T23:11:00Z" w16du:dateUtc="2026-10-21T22:11:00Z"/>
        </w:rPr>
        <w:pPrChange w:id="164" w:author="kyle O'Reilly" w:date="2026-10-22T21:22:00Z" w16du:dateUtc="2026-10-22T20:22:00Z">
          <w:pPr/>
        </w:pPrChange>
      </w:pPr>
      <w:ins w:id="165" w:author="kyle O'Reilly" w:date="2026-10-21T23:10:00Z" w16du:dateUtc="2026-10-21T22:10:00Z">
        <w:r>
          <w:t xml:space="preserve">To compare the accuracy of Linear Regression, Random Forest </w:t>
        </w:r>
      </w:ins>
      <w:ins w:id="166" w:author="kyle O'Reilly" w:date="2026-10-24T09:07:00Z" w16du:dateUtc="2026-10-24T08:07:00Z">
        <w:r w:rsidR="0070132B">
          <w:t xml:space="preserve">Regressor </w:t>
        </w:r>
      </w:ins>
      <w:ins w:id="167" w:author="kyle O'Reilly" w:date="2026-10-21T23:10:00Z" w16du:dateUtc="2026-10-21T22:10:00Z">
        <w:r>
          <w:t xml:space="preserve">and a </w:t>
        </w:r>
      </w:ins>
      <w:ins w:id="168" w:author="kyle O'Reilly" w:date="2026-10-21T23:14:00Z" w16du:dateUtc="2026-10-21T22:14:00Z">
        <w:r w:rsidR="00E22600">
          <w:t>n</w:t>
        </w:r>
      </w:ins>
      <w:ins w:id="169" w:author="kyle O'Reilly" w:date="2026-10-21T23:10:00Z" w16du:dateUtc="2026-10-21T22:10:00Z">
        <w:r>
          <w:t>aïve</w:t>
        </w:r>
      </w:ins>
      <w:ins w:id="170" w:author="kyle O'Reilly" w:date="2026-10-24T09:07:00Z" w16du:dateUtc="2026-10-24T08:07:00Z">
        <w:r w:rsidR="0070132B">
          <w:t xml:space="preserve"> time-series </w:t>
        </w:r>
        <w:r w:rsidR="00A33209">
          <w:t>forecasting</w:t>
        </w:r>
      </w:ins>
      <w:ins w:id="171" w:author="kyle O'Reilly" w:date="2026-10-21T23:10:00Z" w16du:dateUtc="2026-10-21T22:10:00Z">
        <w:r>
          <w:t xml:space="preserve"> </w:t>
        </w:r>
      </w:ins>
      <w:ins w:id="172" w:author="kyle O'Reilly" w:date="2026-10-21T23:14:00Z" w16du:dateUtc="2026-10-21T22:14:00Z">
        <w:r w:rsidR="00E22600">
          <w:t>b</w:t>
        </w:r>
      </w:ins>
      <w:ins w:id="173" w:author="kyle O'Reilly" w:date="2026-10-21T23:10:00Z" w16du:dateUtc="2026-10-21T22:10:00Z">
        <w:r>
          <w:t>aseline when predicting stock</w:t>
        </w:r>
      </w:ins>
      <w:ins w:id="174" w:author="kyle O'Reilly" w:date="2026-10-24T09:08:00Z" w16du:dateUtc="2026-10-24T08:08:00Z">
        <w:r w:rsidR="00A33209">
          <w:t xml:space="preserve"> closing</w:t>
        </w:r>
      </w:ins>
      <w:ins w:id="175" w:author="kyle O'Reilly" w:date="2026-10-21T23:10:00Z" w16du:dateUtc="2026-10-21T22:10:00Z">
        <w:r>
          <w:t xml:space="preserve"> </w:t>
        </w:r>
        <w:r w:rsidR="007B25FE">
          <w:t xml:space="preserve">prices </w:t>
        </w:r>
      </w:ins>
      <w:ins w:id="176" w:author="kyle O'Reilly" w:date="2026-10-24T09:07:00Z" w16du:dateUtc="2026-10-24T08:07:00Z">
        <w:r w:rsidR="00A33209">
          <w:t>20</w:t>
        </w:r>
      </w:ins>
      <w:ins w:id="177" w:author="kyle O'Reilly" w:date="2026-10-21T23:10:00Z" w16du:dateUtc="2026-10-21T22:10:00Z">
        <w:r w:rsidR="007B25FE">
          <w:t xml:space="preserve"> </w:t>
        </w:r>
      </w:ins>
      <w:ins w:id="178" w:author="kyle O'Reilly" w:date="2026-10-22T00:14:00Z" w16du:dateUtc="2026-10-21T23:14:00Z">
        <w:r w:rsidR="00EE66FD">
          <w:t xml:space="preserve">trading </w:t>
        </w:r>
      </w:ins>
      <w:ins w:id="179" w:author="kyle O'Reilly" w:date="2026-10-21T23:10:00Z" w16du:dateUtc="2026-10-21T22:10:00Z">
        <w:r w:rsidR="007B25FE">
          <w:t xml:space="preserve">days after </w:t>
        </w:r>
      </w:ins>
      <w:ins w:id="180" w:author="kyle O'Reilly" w:date="2026-10-24T09:08:00Z" w16du:dateUtc="2026-10-24T08:08:00Z">
        <w:r w:rsidR="00A33209">
          <w:t>a common</w:t>
        </w:r>
      </w:ins>
      <w:ins w:id="181" w:author="kyle O'Reilly" w:date="2026-10-21T23:10:00Z" w16du:dateUtc="2026-10-21T22:10:00Z">
        <w:r w:rsidR="007B25FE">
          <w:t xml:space="preserve"> </w:t>
        </w:r>
      </w:ins>
      <w:ins w:id="182" w:author="kyle O'Reilly" w:date="2026-10-21T23:11:00Z" w16du:dateUtc="2026-10-21T22:11:00Z">
        <w:r w:rsidR="007B25FE">
          <w:t>historical cut-off date f</w:t>
        </w:r>
      </w:ins>
      <w:ins w:id="183" w:author="kyle O'Reilly" w:date="2026-10-24T09:08:00Z" w16du:dateUtc="2026-10-24T08:08:00Z">
        <w:r w:rsidR="00A33209">
          <w:t>or</w:t>
        </w:r>
      </w:ins>
      <w:ins w:id="184" w:author="kyle O'Reilly" w:date="2026-10-21T23:11:00Z" w16du:dateUtc="2026-10-21T22:11:00Z">
        <w:r w:rsidR="007B25FE">
          <w:t xml:space="preserve"> JPM</w:t>
        </w:r>
      </w:ins>
      <w:ins w:id="185" w:author="kyle O'Reilly" w:date="2026-10-22T00:04:00Z" w16du:dateUtc="2026-10-21T23:04:00Z">
        <w:r w:rsidR="00A157D7">
          <w:t>.US</w:t>
        </w:r>
      </w:ins>
      <w:ins w:id="186" w:author="kyle O'Reilly" w:date="2026-10-21T23:11:00Z" w16du:dateUtc="2026-10-21T22:11:00Z">
        <w:r w:rsidR="007B25FE">
          <w:t>, KO</w:t>
        </w:r>
      </w:ins>
      <w:ins w:id="187" w:author="kyle O'Reilly" w:date="2026-10-22T00:04:00Z" w16du:dateUtc="2026-10-21T23:04:00Z">
        <w:r w:rsidR="00A157D7">
          <w:t>.US</w:t>
        </w:r>
      </w:ins>
      <w:ins w:id="188" w:author="kyle O'Reilly" w:date="2026-10-21T23:11:00Z" w16du:dateUtc="2026-10-21T22:11:00Z">
        <w:r w:rsidR="007B25FE">
          <w:t xml:space="preserve"> and </w:t>
        </w:r>
        <w:r w:rsidR="00593CE0">
          <w:t>INTC.</w:t>
        </w:r>
      </w:ins>
      <w:ins w:id="189" w:author="kyle O'Reilly" w:date="2026-10-22T00:04:00Z" w16du:dateUtc="2026-10-21T23:04:00Z">
        <w:r w:rsidR="00A157D7">
          <w:t>US.</w:t>
        </w:r>
      </w:ins>
    </w:p>
    <w:p w14:paraId="4F07026C" w14:textId="74542B19" w:rsidR="00593CE0" w:rsidRPr="005A1078" w:rsidRDefault="00593CE0">
      <w:pPr>
        <w:spacing w:line="360" w:lineRule="auto"/>
        <w:jc w:val="both"/>
        <w:rPr>
          <w:ins w:id="190" w:author="kyle O'Reilly" w:date="2026-10-21T23:11:00Z" w16du:dateUtc="2026-10-21T22:11:00Z"/>
          <w:b/>
          <w:bCs/>
          <w:rPrChange w:id="191" w:author="kyle O'Reilly" w:date="2026-10-21T23:16:00Z" w16du:dateUtc="2026-10-21T22:16:00Z">
            <w:rPr>
              <w:ins w:id="192" w:author="kyle O'Reilly" w:date="2026-10-21T23:11:00Z" w16du:dateUtc="2026-10-21T22:11:00Z"/>
            </w:rPr>
          </w:rPrChange>
        </w:rPr>
        <w:pPrChange w:id="193" w:author="kyle O'Reilly" w:date="2026-10-22T21:22:00Z" w16du:dateUtc="2026-10-22T20:22:00Z">
          <w:pPr/>
        </w:pPrChange>
      </w:pPr>
      <w:ins w:id="194" w:author="kyle O'Reilly" w:date="2026-10-21T23:11:00Z" w16du:dateUtc="2026-10-21T22:11:00Z">
        <w:r w:rsidRPr="005A1078">
          <w:rPr>
            <w:b/>
            <w:bCs/>
            <w:rPrChange w:id="195" w:author="kyle O'Reilly" w:date="2026-10-21T23:16:00Z" w16du:dateUtc="2026-10-21T22:16:00Z">
              <w:rPr/>
            </w:rPrChange>
          </w:rPr>
          <w:t>Objectives:</w:t>
        </w:r>
      </w:ins>
    </w:p>
    <w:p w14:paraId="1FE0A8F5" w14:textId="2F5D02A2" w:rsidR="00593CE0" w:rsidRDefault="00593CE0">
      <w:pPr>
        <w:pStyle w:val="ListParagraph"/>
        <w:numPr>
          <w:ilvl w:val="0"/>
          <w:numId w:val="7"/>
        </w:numPr>
        <w:spacing w:line="360" w:lineRule="auto"/>
        <w:jc w:val="both"/>
        <w:rPr>
          <w:ins w:id="196" w:author="kyle O'Reilly" w:date="2026-10-21T23:13:00Z" w16du:dateUtc="2026-10-21T22:13:00Z"/>
        </w:rPr>
        <w:pPrChange w:id="197" w:author="kyle O'Reilly" w:date="2026-10-22T21:22:00Z" w16du:dateUtc="2026-10-22T20:22:00Z">
          <w:pPr>
            <w:pStyle w:val="ListParagraph"/>
            <w:numPr>
              <w:numId w:val="7"/>
            </w:numPr>
            <w:ind w:hanging="360"/>
          </w:pPr>
        </w:pPrChange>
      </w:pPr>
      <w:ins w:id="198" w:author="kyle O'Reilly" w:date="2026-10-21T23:11:00Z" w16du:dateUtc="2026-10-21T22:11:00Z">
        <w:r>
          <w:t>S</w:t>
        </w:r>
      </w:ins>
      <w:ins w:id="199" w:author="kyle O'Reilly" w:date="2026-10-21T23:12:00Z" w16du:dateUtc="2026-10-21T22:12:00Z">
        <w:r>
          <w:t>elect JPM</w:t>
        </w:r>
      </w:ins>
      <w:ins w:id="200" w:author="kyle O'Reilly" w:date="2026-10-21T23:57:00Z" w16du:dateUtc="2026-10-21T22:57:00Z">
        <w:r w:rsidR="00B00D87">
          <w:t>.US</w:t>
        </w:r>
      </w:ins>
      <w:ins w:id="201" w:author="kyle O'Reilly" w:date="2026-10-21T23:12:00Z" w16du:dateUtc="2026-10-21T22:12:00Z">
        <w:r>
          <w:t>,</w:t>
        </w:r>
        <w:r w:rsidR="00060F5D">
          <w:t xml:space="preserve"> KO</w:t>
        </w:r>
      </w:ins>
      <w:ins w:id="202" w:author="kyle O'Reilly" w:date="2026-10-21T23:57:00Z" w16du:dateUtc="2026-10-21T22:57:00Z">
        <w:r w:rsidR="00B00D87">
          <w:t>.US</w:t>
        </w:r>
      </w:ins>
      <w:ins w:id="203" w:author="kyle O'Reilly" w:date="2026-10-21T23:12:00Z" w16du:dateUtc="2026-10-21T22:12:00Z">
        <w:r w:rsidR="00060F5D">
          <w:t xml:space="preserve"> and INTC</w:t>
        </w:r>
      </w:ins>
      <w:ins w:id="204" w:author="kyle O'Reilly" w:date="2026-10-21T23:57:00Z" w16du:dateUtc="2026-10-21T22:57:00Z">
        <w:r w:rsidR="00B00D87">
          <w:t>.US</w:t>
        </w:r>
      </w:ins>
      <w:ins w:id="205" w:author="kyle O'Reilly" w:date="2026-10-21T23:12:00Z" w16du:dateUtc="2026-10-21T22:12:00Z">
        <w:r w:rsidR="00060F5D">
          <w:t xml:space="preserve">, and </w:t>
        </w:r>
      </w:ins>
      <w:ins w:id="206" w:author="kyle O'Reilly" w:date="2026-10-24T09:27:00Z" w16du:dateUtc="2026-10-24T08:27:00Z">
        <w:r w:rsidR="004D7AF0">
          <w:t>use</w:t>
        </w:r>
      </w:ins>
      <w:ins w:id="207" w:author="kyle O'Reilly" w:date="2026-10-21T23:58:00Z" w16du:dateUtc="2026-10-21T22:58:00Z">
        <w:r w:rsidR="001D4D88">
          <w:t xml:space="preserve"> Trading 212</w:t>
        </w:r>
      </w:ins>
      <w:ins w:id="208" w:author="kyle O'Reilly" w:date="2026-10-21T23:12:00Z" w16du:dateUtc="2026-10-21T22:12:00Z">
        <w:r w:rsidR="00060F5D">
          <w:t xml:space="preserve"> </w:t>
        </w:r>
      </w:ins>
      <w:ins w:id="209" w:author="kyle O'Reilly" w:date="2026-10-24T09:27:00Z" w16du:dateUtc="2026-10-24T08:27:00Z">
        <w:r w:rsidR="004D7AF0">
          <w:t xml:space="preserve">published volatility classifications </w:t>
        </w:r>
      </w:ins>
      <w:ins w:id="210" w:author="kyle O'Reilly" w:date="2026-10-21T23:12:00Z" w16du:dateUtc="2026-10-21T22:12:00Z">
        <w:r w:rsidR="00060F5D">
          <w:t xml:space="preserve">to justify their </w:t>
        </w:r>
      </w:ins>
      <w:ins w:id="211" w:author="kyle O'Reilly" w:date="2026-10-24T09:28:00Z" w16du:dateUtc="2026-10-24T08:28:00Z">
        <w:r w:rsidR="004D7AF0">
          <w:t>selection as stocks representing low, medium and high volatility.</w:t>
        </w:r>
      </w:ins>
    </w:p>
    <w:p w14:paraId="583E4A1A" w14:textId="392F39A1" w:rsidR="00060F5D" w:rsidRDefault="00060F5D">
      <w:pPr>
        <w:pStyle w:val="ListParagraph"/>
        <w:numPr>
          <w:ilvl w:val="0"/>
          <w:numId w:val="7"/>
        </w:numPr>
        <w:spacing w:line="360" w:lineRule="auto"/>
        <w:jc w:val="both"/>
        <w:rPr>
          <w:ins w:id="212" w:author="kyle O'Reilly" w:date="2026-10-21T23:14:00Z" w16du:dateUtc="2026-10-21T22:14:00Z"/>
        </w:rPr>
        <w:pPrChange w:id="213" w:author="kyle O'Reilly" w:date="2026-10-22T21:22:00Z" w16du:dateUtc="2026-10-22T20:22:00Z">
          <w:pPr>
            <w:pStyle w:val="ListParagraph"/>
            <w:numPr>
              <w:numId w:val="7"/>
            </w:numPr>
            <w:ind w:hanging="360"/>
          </w:pPr>
        </w:pPrChange>
      </w:pPr>
      <w:ins w:id="214" w:author="kyle O'Reilly" w:date="2026-10-21T23:13:00Z" w16du:dateUtc="2026-10-21T22:13:00Z">
        <w:r>
          <w:t xml:space="preserve">Collect, clean and analyse historical stock data </w:t>
        </w:r>
        <w:r w:rsidR="00E22600">
          <w:t>from Stooq and prepare simple historical</w:t>
        </w:r>
      </w:ins>
      <w:ins w:id="215" w:author="kyle O'Reilly" w:date="2026-10-21T23:14:00Z" w16du:dateUtc="2026-10-21T22:14:00Z">
        <w:r w:rsidR="00E22600">
          <w:t xml:space="preserve"> price features for the forecasting models.</w:t>
        </w:r>
      </w:ins>
    </w:p>
    <w:p w14:paraId="2A4E1B39" w14:textId="7D057E39" w:rsidR="00E22600" w:rsidRDefault="00E22600">
      <w:pPr>
        <w:pStyle w:val="ListParagraph"/>
        <w:numPr>
          <w:ilvl w:val="0"/>
          <w:numId w:val="7"/>
        </w:numPr>
        <w:spacing w:line="360" w:lineRule="auto"/>
        <w:jc w:val="both"/>
        <w:rPr>
          <w:ins w:id="216" w:author="kyle O'Reilly" w:date="2026-10-21T23:14:00Z" w16du:dateUtc="2026-10-21T22:14:00Z"/>
        </w:rPr>
        <w:pPrChange w:id="217" w:author="kyle O'Reilly" w:date="2026-10-22T21:22:00Z" w16du:dateUtc="2026-10-22T20:22:00Z">
          <w:pPr>
            <w:pStyle w:val="ListParagraph"/>
            <w:numPr>
              <w:numId w:val="7"/>
            </w:numPr>
            <w:ind w:hanging="360"/>
          </w:pPr>
        </w:pPrChange>
      </w:pPr>
      <w:ins w:id="218" w:author="kyle O'Reilly" w:date="2026-10-21T23:14:00Z" w16du:dateUtc="2026-10-21T22:14:00Z">
        <w:r>
          <w:t>Develop Linear Regression and Random Forest</w:t>
        </w:r>
      </w:ins>
      <w:ins w:id="219" w:author="kyle O'Reilly" w:date="2026-10-24T09:28:00Z" w16du:dateUtc="2026-10-24T08:28:00Z">
        <w:r w:rsidR="006F337B">
          <w:t xml:space="preserve"> Regressor</w:t>
        </w:r>
      </w:ins>
      <w:ins w:id="220" w:author="kyle O'Reilly" w:date="2026-10-21T23:14:00Z" w16du:dateUtc="2026-10-21T22:14:00Z">
        <w:r>
          <w:t xml:space="preserve"> models and establish a naïve baseline for each selected stock.</w:t>
        </w:r>
      </w:ins>
    </w:p>
    <w:p w14:paraId="7A655269" w14:textId="4C2ECB3C" w:rsidR="00E22600" w:rsidRDefault="00E22600">
      <w:pPr>
        <w:pStyle w:val="ListParagraph"/>
        <w:numPr>
          <w:ilvl w:val="0"/>
          <w:numId w:val="7"/>
        </w:numPr>
        <w:spacing w:line="360" w:lineRule="auto"/>
        <w:jc w:val="both"/>
        <w:rPr>
          <w:ins w:id="221" w:author="kyle O'Reilly" w:date="2026-10-21T23:15:00Z" w16du:dateUtc="2026-10-21T22:15:00Z"/>
        </w:rPr>
        <w:pPrChange w:id="222" w:author="kyle O'Reilly" w:date="2026-10-22T21:22:00Z" w16du:dateUtc="2026-10-22T20:22:00Z">
          <w:pPr>
            <w:pStyle w:val="ListParagraph"/>
            <w:numPr>
              <w:numId w:val="7"/>
            </w:numPr>
            <w:ind w:hanging="360"/>
          </w:pPr>
        </w:pPrChange>
      </w:pPr>
      <w:ins w:id="223" w:author="kyle O'Reilly" w:date="2026-10-21T23:14:00Z" w16du:dateUtc="2026-10-21T22:14:00Z">
        <w:r>
          <w:lastRenderedPageBreak/>
          <w:t>Generate nine predic</w:t>
        </w:r>
      </w:ins>
      <w:ins w:id="224" w:author="kyle O'Reilly" w:date="2026-10-21T23:15:00Z" w16du:dateUtc="2026-10-21T22:15:00Z">
        <w:r>
          <w:t>tions and compare them with three actual</w:t>
        </w:r>
      </w:ins>
      <w:ins w:id="225" w:author="kyle O'Reilly" w:date="2026-10-24T09:08:00Z" w16du:dateUtc="2026-10-24T08:08:00Z">
        <w:r w:rsidR="000E7611">
          <w:t xml:space="preserve"> stock</w:t>
        </w:r>
      </w:ins>
      <w:ins w:id="226" w:author="kyle O'Reilly" w:date="2026-10-21T23:15:00Z" w16du:dateUtc="2026-10-21T22:15:00Z">
        <w:r>
          <w:t xml:space="preserve"> closing stock prices </w:t>
        </w:r>
      </w:ins>
      <w:ins w:id="227" w:author="kyle O'Reilly" w:date="2026-10-24T09:09:00Z" w16du:dateUtc="2026-10-24T08:09:00Z">
        <w:r w:rsidR="000E7611">
          <w:t xml:space="preserve">20 </w:t>
        </w:r>
      </w:ins>
      <w:ins w:id="228" w:author="kyle O'Reilly" w:date="2026-10-21T23:15:00Z" w16du:dateUtc="2026-10-21T22:15:00Z">
        <w:r>
          <w:t xml:space="preserve">days after </w:t>
        </w:r>
      </w:ins>
      <w:ins w:id="229" w:author="kyle O'Reilly" w:date="2026-10-24T09:09:00Z" w16du:dateUtc="2026-10-24T08:09:00Z">
        <w:r w:rsidR="000E7611">
          <w:t>the common</w:t>
        </w:r>
      </w:ins>
      <w:ins w:id="230" w:author="kyle O'Reilly" w:date="2026-10-21T23:15:00Z" w16du:dateUtc="2026-10-21T22:15:00Z">
        <w:r>
          <w:t xml:space="preserve"> historical cut-off date.</w:t>
        </w:r>
      </w:ins>
    </w:p>
    <w:p w14:paraId="5B0E3E40" w14:textId="1D4A6E86" w:rsidR="00E22600" w:rsidRDefault="00E22600">
      <w:pPr>
        <w:pStyle w:val="ListParagraph"/>
        <w:numPr>
          <w:ilvl w:val="0"/>
          <w:numId w:val="7"/>
        </w:numPr>
        <w:spacing w:line="360" w:lineRule="auto"/>
        <w:jc w:val="both"/>
        <w:rPr>
          <w:ins w:id="231" w:author="kyle O'Reilly" w:date="2026-10-21T23:16:00Z" w16du:dateUtc="2026-10-21T22:16:00Z"/>
        </w:rPr>
        <w:pPrChange w:id="232" w:author="kyle O'Reilly" w:date="2026-10-22T21:22:00Z" w16du:dateUtc="2026-10-22T20:22:00Z">
          <w:pPr>
            <w:pStyle w:val="ListParagraph"/>
            <w:numPr>
              <w:numId w:val="7"/>
            </w:numPr>
            <w:ind w:hanging="360"/>
          </w:pPr>
        </w:pPrChange>
      </w:pPr>
      <w:ins w:id="233" w:author="kyle O'Reilly" w:date="2026-10-21T23:15:00Z" w16du:dateUtc="2026-10-21T22:15:00Z">
        <w:r>
          <w:t>Calculate individual prediction errors</w:t>
        </w:r>
        <w:r w:rsidR="005A1078">
          <w:t xml:space="preserve">, compare </w:t>
        </w:r>
      </w:ins>
      <w:ins w:id="234" w:author="kyle O'Reilly" w:date="2026-10-24T09:09:00Z" w16du:dateUtc="2026-10-24T08:09:00Z">
        <w:r w:rsidR="000E7611">
          <w:t xml:space="preserve">forecasting </w:t>
        </w:r>
      </w:ins>
      <w:ins w:id="235" w:author="kyle O'Reilly" w:date="2026-10-21T23:15:00Z" w16du:dateUtc="2026-10-21T22:15:00Z">
        <w:r w:rsidR="005A1078">
          <w:t>approaches and discuss observed difference between the s</w:t>
        </w:r>
      </w:ins>
      <w:ins w:id="236" w:author="kyle O'Reilly" w:date="2026-10-21T23:16:00Z" w16du:dateUtc="2026-10-21T22:16:00Z">
        <w:r w:rsidR="005A1078">
          <w:t>elected stocks.</w:t>
        </w:r>
      </w:ins>
    </w:p>
    <w:p w14:paraId="7BC8AE4A" w14:textId="607C48F1" w:rsidR="005A1078" w:rsidRPr="005A1078" w:rsidRDefault="005A1078">
      <w:pPr>
        <w:spacing w:line="360" w:lineRule="auto"/>
        <w:jc w:val="both"/>
        <w:rPr>
          <w:ins w:id="237" w:author="kyle O'Reilly" w:date="2026-10-21T23:16:00Z" w16du:dateUtc="2026-10-21T22:16:00Z"/>
          <w:b/>
          <w:bCs/>
          <w:rPrChange w:id="238" w:author="kyle O'Reilly" w:date="2026-10-21T23:16:00Z" w16du:dateUtc="2026-10-21T22:16:00Z">
            <w:rPr>
              <w:ins w:id="239" w:author="kyle O'Reilly" w:date="2026-10-21T23:16:00Z" w16du:dateUtc="2026-10-21T22:16:00Z"/>
            </w:rPr>
          </w:rPrChange>
        </w:rPr>
        <w:pPrChange w:id="240" w:author="kyle O'Reilly" w:date="2026-10-22T21:22:00Z" w16du:dateUtc="2026-10-22T20:22:00Z">
          <w:pPr/>
        </w:pPrChange>
      </w:pPr>
      <w:ins w:id="241" w:author="kyle O'Reilly" w:date="2026-10-21T23:16:00Z" w16du:dateUtc="2026-10-21T22:16:00Z">
        <w:r w:rsidRPr="005A1078">
          <w:rPr>
            <w:b/>
            <w:bCs/>
            <w:rPrChange w:id="242" w:author="kyle O'Reilly" w:date="2026-10-21T23:16:00Z" w16du:dateUtc="2026-10-21T22:16:00Z">
              <w:rPr/>
            </w:rPrChange>
          </w:rPr>
          <w:t>Hypothesis:</w:t>
        </w:r>
      </w:ins>
    </w:p>
    <w:p w14:paraId="0817DF55" w14:textId="6D674C7C" w:rsidR="005A1078" w:rsidRDefault="005A1078">
      <w:pPr>
        <w:spacing w:line="360" w:lineRule="auto"/>
        <w:jc w:val="both"/>
        <w:rPr>
          <w:ins w:id="243" w:author="kyle O'Reilly" w:date="2026-10-21T20:39:00Z" w16du:dateUtc="2026-10-21T19:39:00Z"/>
        </w:rPr>
        <w:pPrChange w:id="244" w:author="kyle O'Reilly" w:date="2026-10-22T21:22:00Z" w16du:dateUtc="2026-10-22T20:22:00Z">
          <w:pPr/>
        </w:pPrChange>
      </w:pPr>
      <w:ins w:id="245" w:author="kyle O'Reilly" w:date="2026-10-21T23:16:00Z" w16du:dateUtc="2026-10-21T22:16:00Z">
        <w:r>
          <w:t xml:space="preserve">The stock </w:t>
        </w:r>
      </w:ins>
      <w:ins w:id="246" w:author="kyle O'Reilly" w:date="2026-10-24T09:29:00Z" w16du:dateUtc="2026-10-24T08:29:00Z">
        <w:r w:rsidR="00441629">
          <w:t xml:space="preserve">classified as having </w:t>
        </w:r>
      </w:ins>
      <w:ins w:id="247" w:author="kyle O'Reilly" w:date="2026-10-21T23:16:00Z" w16du:dateUtc="2026-10-21T22:16:00Z">
        <w:r>
          <w:t>high</w:t>
        </w:r>
      </w:ins>
      <w:ins w:id="248" w:author="kyle O'Reilly" w:date="2026-10-24T09:29:00Z" w16du:dateUtc="2026-10-24T08:29:00Z">
        <w:r w:rsidR="008120F5">
          <w:t xml:space="preserve"> volatility </w:t>
        </w:r>
      </w:ins>
      <w:ins w:id="249" w:author="kyle O'Reilly" w:date="2026-10-24T09:30:00Z" w16du:dateUtc="2026-10-24T08:30:00Z">
        <w:r w:rsidR="008120F5">
          <w:t>by</w:t>
        </w:r>
      </w:ins>
      <w:ins w:id="250" w:author="kyle O'Reilly" w:date="2026-10-21T23:16:00Z" w16du:dateUtc="2026-10-21T22:16:00Z">
        <w:r>
          <w:t xml:space="preserve"> </w:t>
        </w:r>
      </w:ins>
      <w:ins w:id="251" w:author="kyle O'Reilly" w:date="2026-10-24T09:12:00Z" w16du:dateUtc="2026-10-24T08:12:00Z">
        <w:r w:rsidR="009C6274">
          <w:t xml:space="preserve">Trading 212 </w:t>
        </w:r>
      </w:ins>
      <w:ins w:id="252" w:author="kyle O'Reilly" w:date="2026-10-21T23:16:00Z" w16du:dateUtc="2026-10-21T22:16:00Z">
        <w:r w:rsidR="00674862">
          <w:t>will have the highest</w:t>
        </w:r>
      </w:ins>
      <w:ins w:id="253" w:author="kyle O'Reilly" w:date="2026-10-21T23:17:00Z" w16du:dateUtc="2026-10-21T22:17:00Z">
        <w:r w:rsidR="00674862">
          <w:t xml:space="preserve"> average absolute percentage forecasting error across the three forecasting methods. This explo</w:t>
        </w:r>
        <w:r w:rsidR="004E7F56">
          <w:t>ratory hypothesis cannot be generalised from one target date per stock.</w:t>
        </w:r>
      </w:ins>
    </w:p>
    <w:p w14:paraId="534D5277" w14:textId="77777777" w:rsidR="00197168" w:rsidRDefault="00197168">
      <w:pPr>
        <w:spacing w:line="360" w:lineRule="auto"/>
        <w:rPr>
          <w:ins w:id="254" w:author="kyle O'Reilly" w:date="2026-10-21T20:40:00Z" w16du:dateUtc="2026-10-21T19:40:00Z"/>
        </w:rPr>
        <w:pPrChange w:id="255" w:author="kyle O'Reilly" w:date="2026-10-22T21:22:00Z" w16du:dateUtc="2026-10-22T20:22:00Z">
          <w:pPr/>
        </w:pPrChange>
      </w:pPr>
    </w:p>
    <w:p w14:paraId="4A0CAF08" w14:textId="4989BC62" w:rsidR="00197168" w:rsidRDefault="00197168">
      <w:pPr>
        <w:pStyle w:val="Heading1"/>
        <w:spacing w:line="360" w:lineRule="auto"/>
        <w:jc w:val="both"/>
        <w:rPr>
          <w:ins w:id="256" w:author="kyle O'Reilly" w:date="2026-10-21T20:40:00Z" w16du:dateUtc="2026-10-21T19:40:00Z"/>
        </w:rPr>
        <w:pPrChange w:id="257" w:author="kyle O'Reilly" w:date="2026-10-22T21:22:00Z" w16du:dateUtc="2026-10-22T20:22:00Z">
          <w:pPr/>
        </w:pPrChange>
      </w:pPr>
      <w:bookmarkStart w:id="258" w:name="_Toc243775170"/>
      <w:ins w:id="259" w:author="kyle O'Reilly" w:date="2026-10-21T20:40:00Z" w16du:dateUtc="2026-10-21T19:40:00Z">
        <w:r>
          <w:t>5. Project Scope</w:t>
        </w:r>
        <w:bookmarkEnd w:id="258"/>
      </w:ins>
    </w:p>
    <w:p w14:paraId="658873A6" w14:textId="02F31096" w:rsidR="00197168" w:rsidRDefault="0005417E">
      <w:pPr>
        <w:spacing w:line="360" w:lineRule="auto"/>
        <w:jc w:val="both"/>
        <w:rPr>
          <w:ins w:id="260" w:author="kyle O'Reilly" w:date="2026-10-22T19:08:00Z" w16du:dateUtc="2026-10-22T18:08:00Z"/>
        </w:rPr>
        <w:pPrChange w:id="261" w:author="kyle O'Reilly" w:date="2026-10-22T21:22:00Z" w16du:dateUtc="2026-10-22T20:22:00Z">
          <w:pPr/>
        </w:pPrChange>
      </w:pPr>
      <w:ins w:id="262" w:author="kyle O'Reilly" w:date="2026-10-22T18:50:00Z" w16du:dateUtc="2026-10-22T17:50:00Z">
        <w:r>
          <w:t xml:space="preserve">This Capstone Project </w:t>
        </w:r>
        <w:r w:rsidR="00B22BD8">
          <w:t>will examine three ind</w:t>
        </w:r>
      </w:ins>
      <w:ins w:id="263" w:author="kyle O'Reilly" w:date="2026-10-22T18:51:00Z" w16du:dateUtc="2026-10-22T17:51:00Z">
        <w:r w:rsidR="00B22BD8">
          <w:t>ividual stocks: JPMorgan Chase &amp; Co.</w:t>
        </w:r>
        <w:r w:rsidR="00A604A6">
          <w:t>, Coca-Cola Co., and Intel Corp</w:t>
        </w:r>
      </w:ins>
      <w:ins w:id="264" w:author="kyle O'Reilly" w:date="2026-10-22T19:05:00Z" w16du:dateUtc="2026-10-22T18:05:00Z">
        <w:r w:rsidR="001C11F8">
          <w:t xml:space="preserve">. </w:t>
        </w:r>
        <w:r w:rsidR="007A4F02">
          <w:t xml:space="preserve">These </w:t>
        </w:r>
      </w:ins>
      <w:ins w:id="265" w:author="kyle O'Reilly" w:date="2026-10-24T09:31:00Z" w16du:dateUtc="2026-10-24T08:31:00Z">
        <w:r w:rsidR="00C206EF">
          <w:t xml:space="preserve">stocks </w:t>
        </w:r>
      </w:ins>
      <w:ins w:id="266" w:author="kyle O'Reilly" w:date="2026-10-22T19:05:00Z" w16du:dateUtc="2026-10-22T18:05:00Z">
        <w:r w:rsidR="007A4F02">
          <w:t xml:space="preserve">have been selected to represent </w:t>
        </w:r>
      </w:ins>
      <w:ins w:id="267" w:author="kyle O'Reilly" w:date="2026-10-22T19:06:00Z" w16du:dateUtc="2026-10-22T18:06:00Z">
        <w:r w:rsidR="007A4F02">
          <w:t xml:space="preserve">low, medium, and high volatility </w:t>
        </w:r>
      </w:ins>
      <w:ins w:id="268" w:author="kyle O'Reilly" w:date="2026-10-24T09:31:00Z" w16du:dateUtc="2026-10-24T08:31:00Z">
        <w:r w:rsidR="00A00B7A">
          <w:t>classifications</w:t>
        </w:r>
      </w:ins>
      <w:ins w:id="269" w:author="kyle O'Reilly" w:date="2026-10-22T19:06:00Z" w16du:dateUtc="2026-10-22T18:06:00Z">
        <w:r w:rsidR="007A4F02">
          <w:t>, respectively, as displayed on Trading 212</w:t>
        </w:r>
      </w:ins>
      <w:ins w:id="270" w:author="kyle O'Reilly" w:date="2026-10-22T19:08:00Z" w16du:dateUtc="2026-10-22T18:08:00Z">
        <w:r w:rsidR="00493244">
          <w:t xml:space="preserve"> (Trading 212, n.d.).</w:t>
        </w:r>
      </w:ins>
      <w:ins w:id="271" w:author="kyle O'Reilly" w:date="2026-10-24T09:11:00Z" w16du:dateUtc="2026-10-24T08:11:00Z">
        <w:r w:rsidR="005369E7">
          <w:t xml:space="preserve"> </w:t>
        </w:r>
      </w:ins>
      <w:ins w:id="272" w:author="kyle O'Reilly" w:date="2026-10-24T09:33:00Z" w16du:dateUtc="2026-10-24T08:33:00Z">
        <w:r w:rsidR="007639C7">
          <w:t xml:space="preserve">The classifications will be used to compare forecasting accuracy </w:t>
        </w:r>
        <w:r w:rsidR="009348C0">
          <w:t xml:space="preserve">across the selected stocks, </w:t>
        </w:r>
      </w:ins>
      <w:ins w:id="273" w:author="kyle O'Reilly" w:date="2026-10-24T09:34:00Z" w16du:dateUtc="2026-10-24T08:34:00Z">
        <w:r w:rsidR="009348C0">
          <w:t>without independently calculating historical volatility.</w:t>
        </w:r>
      </w:ins>
    </w:p>
    <w:p w14:paraId="3C8111BA" w14:textId="3376348C" w:rsidR="00493244" w:rsidRDefault="00493244">
      <w:pPr>
        <w:spacing w:line="360" w:lineRule="auto"/>
        <w:jc w:val="both"/>
        <w:rPr>
          <w:ins w:id="274" w:author="kyle O'Reilly" w:date="2026-10-22T19:11:00Z" w16du:dateUtc="2026-10-22T18:11:00Z"/>
        </w:rPr>
        <w:pPrChange w:id="275" w:author="kyle O'Reilly" w:date="2026-10-22T21:22:00Z" w16du:dateUtc="2026-10-22T20:22:00Z">
          <w:pPr/>
        </w:pPrChange>
      </w:pPr>
      <w:ins w:id="276" w:author="kyle O'Reilly" w:date="2026-10-22T19:08:00Z" w16du:dateUtc="2026-10-22T18:08:00Z">
        <w:r>
          <w:t>Historical stock data</w:t>
        </w:r>
        <w:r w:rsidR="00B321C6">
          <w:t xml:space="preserve"> covering approximately </w:t>
        </w:r>
      </w:ins>
      <w:ins w:id="277" w:author="kyle O'Reilly" w:date="2026-10-22T19:09:00Z" w16du:dateUtc="2026-10-22T18:09:00Z">
        <w:r w:rsidR="000D3A7D">
          <w:t>44-46 years, where available, will be obtained from Stooq. The anal</w:t>
        </w:r>
      </w:ins>
      <w:ins w:id="278" w:author="kyle O'Reilly" w:date="2026-10-22T19:10:00Z" w16du:dateUtc="2026-10-22T18:10:00Z">
        <w:r w:rsidR="000D3A7D">
          <w:t xml:space="preserve">ysis will focus </w:t>
        </w:r>
        <w:r w:rsidR="000B03BB">
          <w:t>on historical closing prices and simple price-based indicators derived from previous trading days. Other factors</w:t>
        </w:r>
        <w:r w:rsidR="00FF2BBC">
          <w:t>, such as financial news</w:t>
        </w:r>
      </w:ins>
      <w:ins w:id="279" w:author="kyle O'Reilly" w:date="2026-10-22T19:11:00Z" w16du:dateUtc="2026-10-22T18:11:00Z">
        <w:r w:rsidR="00FF2BBC">
          <w:t>, economic conditions</w:t>
        </w:r>
      </w:ins>
      <w:ins w:id="280" w:author="kyle O'Reilly" w:date="2026-10-24T09:35:00Z" w16du:dateUtc="2026-10-24T08:35:00Z">
        <w:r w:rsidR="00AA3440">
          <w:t xml:space="preserve"> and </w:t>
        </w:r>
      </w:ins>
      <w:ins w:id="281" w:author="kyle O'Reilly" w:date="2026-10-22T19:11:00Z" w16du:dateUtc="2026-10-22T18:11:00Z">
        <w:r w:rsidR="00FF2BBC">
          <w:t>company announcement</w:t>
        </w:r>
      </w:ins>
      <w:ins w:id="282" w:author="kyle O'Reilly" w:date="2026-10-24T09:35:00Z" w16du:dateUtc="2026-10-24T08:35:00Z">
        <w:r w:rsidR="00AA3440">
          <w:t>s</w:t>
        </w:r>
      </w:ins>
      <w:ins w:id="283" w:author="kyle O'Reilly" w:date="2026-10-22T19:11:00Z" w16du:dateUtc="2026-10-22T18:11:00Z">
        <w:r w:rsidR="00FF2BBC">
          <w:t xml:space="preserve">, </w:t>
        </w:r>
        <w:r w:rsidR="00327D20">
          <w:t>will not be included in the forecasting models.</w:t>
        </w:r>
      </w:ins>
    </w:p>
    <w:p w14:paraId="21144349" w14:textId="58F67311" w:rsidR="002106D5" w:rsidRDefault="002106D5">
      <w:pPr>
        <w:spacing w:line="360" w:lineRule="auto"/>
        <w:jc w:val="both"/>
        <w:rPr>
          <w:ins w:id="284" w:author="kyle O'Reilly" w:date="2026-10-22T19:13:00Z" w16du:dateUtc="2026-10-22T18:13:00Z"/>
        </w:rPr>
        <w:pPrChange w:id="285" w:author="kyle O'Reilly" w:date="2026-10-22T21:22:00Z" w16du:dateUtc="2026-10-22T20:22:00Z">
          <w:pPr/>
        </w:pPrChange>
      </w:pPr>
      <w:ins w:id="286" w:author="kyle O'Reilly" w:date="2026-10-22T19:12:00Z" w16du:dateUtc="2026-10-22T18:12:00Z">
        <w:r>
          <w:t xml:space="preserve">The study will use one </w:t>
        </w:r>
      </w:ins>
      <w:ins w:id="287" w:author="kyle O'Reilly" w:date="2026-10-24T09:35:00Z" w16du:dateUtc="2026-10-24T08:35:00Z">
        <w:r w:rsidR="00EB6065">
          <w:t xml:space="preserve">common </w:t>
        </w:r>
      </w:ins>
      <w:ins w:id="288" w:author="kyle O'Reilly" w:date="2026-10-22T19:12:00Z" w16du:dateUtc="2026-10-22T18:12:00Z">
        <w:r>
          <w:t xml:space="preserve">historical cut-off date to predict each stock’s closing price </w:t>
        </w:r>
      </w:ins>
      <w:ins w:id="289" w:author="kyle O'Reilly" w:date="2026-10-22T23:35:00Z" w16du:dateUtc="2026-10-22T22:35:00Z">
        <w:r w:rsidR="00D95B6B">
          <w:t>2</w:t>
        </w:r>
      </w:ins>
      <w:ins w:id="290" w:author="kyle O'Reilly" w:date="2026-10-22T19:12:00Z" w16du:dateUtc="2026-10-22T18:12:00Z">
        <w:r>
          <w:t>0 trading days into the future. Three forecasting metho</w:t>
        </w:r>
      </w:ins>
      <w:ins w:id="291" w:author="kyle O'Reilly" w:date="2026-10-22T19:13:00Z" w16du:dateUtc="2026-10-22T18:13:00Z">
        <w:r>
          <w:t xml:space="preserve">ds will be compared: Linear Regression, Random Forest </w:t>
        </w:r>
      </w:ins>
      <w:ins w:id="292" w:author="kyle O'Reilly" w:date="2026-10-24T09:35:00Z" w16du:dateUtc="2026-10-24T08:35:00Z">
        <w:r w:rsidR="00EB6065">
          <w:t xml:space="preserve">Regressor </w:t>
        </w:r>
      </w:ins>
      <w:ins w:id="293" w:author="kyle O'Reilly" w:date="2026-10-22T19:13:00Z" w16du:dateUtc="2026-10-22T18:13:00Z">
        <w:r>
          <w:t xml:space="preserve">and a naïve </w:t>
        </w:r>
      </w:ins>
      <w:ins w:id="294" w:author="kyle O'Reilly" w:date="2026-10-24T09:35:00Z" w16du:dateUtc="2026-10-24T08:35:00Z">
        <w:r w:rsidR="00EB6065">
          <w:t>tim</w:t>
        </w:r>
      </w:ins>
      <w:ins w:id="295" w:author="kyle O'Reilly" w:date="2026-10-24T09:36:00Z" w16du:dateUtc="2026-10-24T08:36:00Z">
        <w:r w:rsidR="00EB6065">
          <w:t xml:space="preserve">e-series </w:t>
        </w:r>
      </w:ins>
      <w:ins w:id="296" w:author="kyle O'Reilly" w:date="2026-10-22T19:13:00Z" w16du:dateUtc="2026-10-22T18:13:00Z">
        <w:r>
          <w:t>forecasting baseline.</w:t>
        </w:r>
      </w:ins>
      <w:ins w:id="297" w:author="kyle O'Reilly" w:date="2026-10-24T09:36:00Z" w16du:dateUtc="2026-10-24T08:36:00Z">
        <w:r w:rsidR="00EB6065">
          <w:t xml:space="preserve"> This will produce nine predictions, which will be compared against three actual historical closing prices using absolute error and absolute percentage error.</w:t>
        </w:r>
      </w:ins>
    </w:p>
    <w:p w14:paraId="1A2BF78C" w14:textId="697EBBB1" w:rsidR="001C50A6" w:rsidRDefault="004169F6" w:rsidP="000A66DC">
      <w:pPr>
        <w:spacing w:line="360" w:lineRule="auto"/>
        <w:jc w:val="both"/>
        <w:rPr>
          <w:ins w:id="298" w:author="kyle O'Reilly" w:date="2026-10-22T19:17:00Z" w16du:dateUtc="2026-10-22T18:17:00Z"/>
        </w:rPr>
      </w:pPr>
      <w:ins w:id="299" w:author="kyle O'Reilly" w:date="2026-10-22T19:13:00Z" w16du:dateUtc="2026-10-22T18:13:00Z">
        <w:r>
          <w:t>The pro</w:t>
        </w:r>
      </w:ins>
      <w:ins w:id="300" w:author="kyle O'Reilly" w:date="2026-10-22T19:14:00Z" w16du:dateUtc="2026-10-22T18:14:00Z">
        <w:r>
          <w:t>j</w:t>
        </w:r>
      </w:ins>
      <w:ins w:id="301" w:author="kyle O'Reilly" w:date="2026-10-22T19:13:00Z" w16du:dateUtc="2026-10-22T18:13:00Z">
        <w:r>
          <w:t xml:space="preserve">ect will not involve </w:t>
        </w:r>
      </w:ins>
      <w:ins w:id="302" w:author="kyle O'Reilly" w:date="2026-10-22T19:14:00Z" w16du:dateUtc="2026-10-22T18:14:00Z">
        <w:r>
          <w:t xml:space="preserve">live trading, automated investment decisions or financial recommendations. As only </w:t>
        </w:r>
        <w:r w:rsidR="005E1A8F">
          <w:t xml:space="preserve">one future </w:t>
        </w:r>
      </w:ins>
      <w:ins w:id="303" w:author="kyle O'Reilly" w:date="2026-10-22T19:15:00Z" w16du:dateUtc="2026-10-22T18:15:00Z">
        <w:r w:rsidR="0068398C">
          <w:t>closing price will be evaluated for each stock</w:t>
        </w:r>
      </w:ins>
      <w:ins w:id="304" w:author="kyle O'Reilly" w:date="2026-10-22T19:16:00Z" w16du:dateUtc="2026-10-22T18:16:00Z">
        <w:r w:rsidR="001C50A6">
          <w:t>, the findings will be limited to this case study and cannot establish which forecasting method is consistently more accurate across different market conditions</w:t>
        </w:r>
      </w:ins>
      <w:ins w:id="305" w:author="kyle O'Reilly" w:date="2026-10-22T19:17:00Z" w16du:dateUtc="2026-10-22T18:17:00Z">
        <w:r w:rsidR="001C50A6">
          <w:t>.</w:t>
        </w:r>
      </w:ins>
    </w:p>
    <w:p w14:paraId="2C74F545" w14:textId="77777777" w:rsidR="001C50A6" w:rsidRDefault="001C50A6" w:rsidP="000A66DC">
      <w:pPr>
        <w:spacing w:line="360" w:lineRule="auto"/>
        <w:jc w:val="both"/>
        <w:rPr>
          <w:ins w:id="306" w:author="kyle O'Reilly" w:date="2026-10-22T19:17:00Z" w16du:dateUtc="2026-10-22T18:17:00Z"/>
        </w:rPr>
      </w:pPr>
    </w:p>
    <w:p w14:paraId="72C87178" w14:textId="6B8A07FF" w:rsidR="00197168" w:rsidRDefault="001C50A6">
      <w:pPr>
        <w:pStyle w:val="Heading1"/>
        <w:spacing w:line="360" w:lineRule="auto"/>
        <w:rPr>
          <w:ins w:id="307" w:author="kyle O'Reilly" w:date="2026-10-21T20:40:00Z" w16du:dateUtc="2026-10-21T19:40:00Z"/>
        </w:rPr>
        <w:pPrChange w:id="308" w:author="kyle O'Reilly" w:date="2026-10-22T21:22:00Z" w16du:dateUtc="2026-10-22T20:22:00Z">
          <w:pPr/>
        </w:pPrChange>
      </w:pPr>
      <w:bookmarkStart w:id="309" w:name="_Toc243775171"/>
      <w:ins w:id="310" w:author="kyle O'Reilly" w:date="2026-10-22T19:17:00Z" w16du:dateUtc="2026-10-22T18:17:00Z">
        <w:r>
          <w:lastRenderedPageBreak/>
          <w:t xml:space="preserve">6. </w:t>
        </w:r>
      </w:ins>
      <w:ins w:id="311" w:author="kyle O'Reilly" w:date="2026-10-21T20:40:00Z" w16du:dateUtc="2026-10-21T19:40:00Z">
        <w:r w:rsidR="00197168">
          <w:t>Methodology</w:t>
        </w:r>
        <w:bookmarkEnd w:id="309"/>
      </w:ins>
    </w:p>
    <w:p w14:paraId="6AAF48B8" w14:textId="56BB7E9F" w:rsidR="00197168" w:rsidRDefault="00921AA7">
      <w:pPr>
        <w:spacing w:line="360" w:lineRule="auto"/>
        <w:jc w:val="both"/>
        <w:rPr>
          <w:ins w:id="312" w:author="kyle O'Reilly" w:date="2026-10-22T23:12:00Z" w16du:dateUtc="2026-10-22T22:12:00Z"/>
        </w:rPr>
        <w:pPrChange w:id="313" w:author="kyle O'Reilly" w:date="2026-10-22T23:33:00Z" w16du:dateUtc="2026-10-22T22:33:00Z">
          <w:pPr>
            <w:spacing w:line="360" w:lineRule="auto"/>
          </w:pPr>
        </w:pPrChange>
      </w:pPr>
      <w:ins w:id="314" w:author="kyle O'Reilly" w:date="2026-10-22T23:10:00Z" w16du:dateUtc="2026-10-22T22:10:00Z">
        <w:r>
          <w:t xml:space="preserve">This Capstone Project will </w:t>
        </w:r>
      </w:ins>
      <w:ins w:id="315" w:author="kyle O'Reilly" w:date="2026-10-22T23:11:00Z" w16du:dateUtc="2026-10-22T22:11:00Z">
        <w:r>
          <w:t xml:space="preserve">adopt a quantitative research approach, using historical numerical stock market data to evaluate forecasting accuracy. The methodology will compare Linear Regression, Random Forest Regressor and a naïve </w:t>
        </w:r>
        <w:r w:rsidR="009E75DA">
          <w:t>time-se</w:t>
        </w:r>
      </w:ins>
      <w:ins w:id="316" w:author="kyle O'Reilly" w:date="2026-10-22T23:12:00Z" w16du:dateUtc="2026-10-22T22:12:00Z">
        <w:r w:rsidR="009E75DA">
          <w:t>ries baseline across three companies selec</w:t>
        </w:r>
      </w:ins>
      <w:ins w:id="317" w:author="kyle O'Reilly" w:date="2026-10-24T09:37:00Z" w16du:dateUtc="2026-10-24T08:37:00Z">
        <w:r w:rsidR="00B80166">
          <w:t xml:space="preserve">ted using </w:t>
        </w:r>
      </w:ins>
      <w:ins w:id="318" w:author="kyle O'Reilly" w:date="2026-10-24T09:38:00Z" w16du:dateUtc="2026-10-24T08:38:00Z">
        <w:r w:rsidR="00B80166">
          <w:t xml:space="preserve">Trading 212’s </w:t>
        </w:r>
        <w:r w:rsidR="001F6CA6">
          <w:t xml:space="preserve">low, medium and high </w:t>
        </w:r>
      </w:ins>
      <w:ins w:id="319" w:author="kyle O'Reilly" w:date="2026-10-22T23:12:00Z" w16du:dateUtc="2026-10-22T22:12:00Z">
        <w:r w:rsidR="009E75DA">
          <w:t xml:space="preserve">volatility </w:t>
        </w:r>
      </w:ins>
      <w:ins w:id="320" w:author="kyle O'Reilly" w:date="2026-10-24T09:38:00Z" w16du:dateUtc="2026-10-24T08:38:00Z">
        <w:r w:rsidR="001F6CA6">
          <w:t>classifications</w:t>
        </w:r>
      </w:ins>
      <w:ins w:id="321" w:author="kyle O'Reilly" w:date="2026-10-22T23:12:00Z" w16du:dateUtc="2026-10-22T22:12:00Z">
        <w:r w:rsidR="009E75DA">
          <w:t>.</w:t>
        </w:r>
      </w:ins>
    </w:p>
    <w:p w14:paraId="6885E973" w14:textId="045453A2" w:rsidR="009E75DA" w:rsidRPr="009E75DA" w:rsidRDefault="009E75DA">
      <w:pPr>
        <w:spacing w:line="360" w:lineRule="auto"/>
        <w:jc w:val="both"/>
        <w:rPr>
          <w:ins w:id="322" w:author="kyle O'Reilly" w:date="2026-10-22T23:12:00Z" w16du:dateUtc="2026-10-22T22:12:00Z"/>
          <w:b/>
          <w:bCs/>
          <w:rPrChange w:id="323" w:author="kyle O'Reilly" w:date="2026-10-22T23:12:00Z" w16du:dateUtc="2026-10-22T22:12:00Z">
            <w:rPr>
              <w:ins w:id="324" w:author="kyle O'Reilly" w:date="2026-10-22T23:12:00Z" w16du:dateUtc="2026-10-22T22:12:00Z"/>
            </w:rPr>
          </w:rPrChange>
        </w:rPr>
        <w:pPrChange w:id="325" w:author="kyle O'Reilly" w:date="2026-10-22T23:33:00Z" w16du:dateUtc="2026-10-22T22:33:00Z">
          <w:pPr>
            <w:spacing w:line="360" w:lineRule="auto"/>
          </w:pPr>
        </w:pPrChange>
      </w:pPr>
      <w:ins w:id="326" w:author="kyle O'Reilly" w:date="2026-10-22T23:12:00Z" w16du:dateUtc="2026-10-22T22:12:00Z">
        <w:r w:rsidRPr="009E75DA">
          <w:rPr>
            <w:b/>
            <w:bCs/>
            <w:rPrChange w:id="327" w:author="kyle O'Reilly" w:date="2026-10-22T23:12:00Z" w16du:dateUtc="2026-10-22T22:12:00Z">
              <w:rPr/>
            </w:rPrChange>
          </w:rPr>
          <w:t>Data Collection and Preparation</w:t>
        </w:r>
      </w:ins>
    </w:p>
    <w:p w14:paraId="272432B1" w14:textId="13DA65F0" w:rsidR="009E75DA" w:rsidRDefault="009E75DA">
      <w:pPr>
        <w:spacing w:line="360" w:lineRule="auto"/>
        <w:jc w:val="both"/>
        <w:rPr>
          <w:ins w:id="328" w:author="kyle O'Reilly" w:date="2026-10-22T23:15:00Z" w16du:dateUtc="2026-10-22T22:15:00Z"/>
        </w:rPr>
        <w:pPrChange w:id="329" w:author="kyle O'Reilly" w:date="2026-10-22T23:33:00Z" w16du:dateUtc="2026-10-22T22:33:00Z">
          <w:pPr>
            <w:spacing w:line="360" w:lineRule="auto"/>
          </w:pPr>
        </w:pPrChange>
      </w:pPr>
      <w:ins w:id="330" w:author="kyle O'Reilly" w:date="2026-10-22T23:12:00Z" w16du:dateUtc="2026-10-22T22:12:00Z">
        <w:r>
          <w:t>Daily historical stock prices for JPMorgan Chase &amp; Co.,</w:t>
        </w:r>
      </w:ins>
      <w:ins w:id="331" w:author="kyle O'Reilly" w:date="2026-10-22T23:13:00Z" w16du:dateUtc="2026-10-22T22:13:00Z">
        <w:r>
          <w:t xml:space="preserve"> Coca-Cola Co., and Intel Corp. </w:t>
        </w:r>
        <w:r w:rsidR="00A80943">
          <w:t>will be obtained from Stooq, using</w:t>
        </w:r>
      </w:ins>
      <w:ins w:id="332" w:author="kyle O'Reilly" w:date="2026-10-24T09:38:00Z" w16du:dateUtc="2026-10-24T08:38:00Z">
        <w:r w:rsidR="001F6CA6">
          <w:t xml:space="preserve"> approximately</w:t>
        </w:r>
      </w:ins>
      <w:ins w:id="333" w:author="kyle O'Reilly" w:date="2026-10-22T23:13:00Z" w16du:dateUtc="2026-10-22T22:13:00Z">
        <w:r w:rsidR="00A80943">
          <w:t xml:space="preserve"> 44-46 years of data where available. The datasets will be cleaned, checked for missing values </w:t>
        </w:r>
        <w:r w:rsidR="00DC01C0">
          <w:t xml:space="preserve">and </w:t>
        </w:r>
      </w:ins>
      <w:ins w:id="334" w:author="kyle O'Reilly" w:date="2026-10-22T23:14:00Z" w16du:dateUtc="2026-10-22T22:14:00Z">
        <w:r w:rsidR="00DC01C0">
          <w:t xml:space="preserve">organised chronologically. Historical stock closing prices will be used to calculate lagged prices and moving averages as </w:t>
        </w:r>
      </w:ins>
      <w:ins w:id="335" w:author="kyle O'Reilly" w:date="2026-10-22T23:15:00Z" w16du:dateUtc="2026-10-22T22:15:00Z">
        <w:r w:rsidR="00DC01C0">
          <w:t>predictive</w:t>
        </w:r>
      </w:ins>
      <w:ins w:id="336" w:author="kyle O'Reilly" w:date="2026-10-22T23:14:00Z" w16du:dateUtc="2026-10-22T22:14:00Z">
        <w:r w:rsidR="00DC01C0">
          <w:t xml:space="preserve"> featur</w:t>
        </w:r>
      </w:ins>
      <w:ins w:id="337" w:author="kyle O'Reilly" w:date="2026-10-22T23:15:00Z" w16du:dateUtc="2026-10-22T22:15:00Z">
        <w:r w:rsidR="00DC01C0">
          <w:t>es.</w:t>
        </w:r>
      </w:ins>
    </w:p>
    <w:p w14:paraId="2EF411B8" w14:textId="5CD4B047" w:rsidR="001D5868" w:rsidRPr="001D5868" w:rsidRDefault="001D5868">
      <w:pPr>
        <w:spacing w:line="360" w:lineRule="auto"/>
        <w:jc w:val="both"/>
        <w:rPr>
          <w:ins w:id="338" w:author="kyle O'Reilly" w:date="2026-10-22T23:15:00Z" w16du:dateUtc="2026-10-22T22:15:00Z"/>
          <w:b/>
          <w:bCs/>
          <w:rPrChange w:id="339" w:author="kyle O'Reilly" w:date="2026-10-22T23:15:00Z" w16du:dateUtc="2026-10-22T22:15:00Z">
            <w:rPr>
              <w:ins w:id="340" w:author="kyle O'Reilly" w:date="2026-10-22T23:15:00Z" w16du:dateUtc="2026-10-22T22:15:00Z"/>
            </w:rPr>
          </w:rPrChange>
        </w:rPr>
        <w:pPrChange w:id="341" w:author="kyle O'Reilly" w:date="2026-10-22T23:33:00Z" w16du:dateUtc="2026-10-22T22:33:00Z">
          <w:pPr>
            <w:spacing w:line="360" w:lineRule="auto"/>
          </w:pPr>
        </w:pPrChange>
      </w:pPr>
      <w:ins w:id="342" w:author="kyle O'Reilly" w:date="2026-10-22T23:15:00Z" w16du:dateUtc="2026-10-22T22:15:00Z">
        <w:r w:rsidRPr="001D5868">
          <w:rPr>
            <w:b/>
            <w:bCs/>
            <w:rPrChange w:id="343" w:author="kyle O'Reilly" w:date="2026-10-22T23:15:00Z" w16du:dateUtc="2026-10-22T22:15:00Z">
              <w:rPr/>
            </w:rPrChange>
          </w:rPr>
          <w:t>Predictive Modelling</w:t>
        </w:r>
      </w:ins>
    </w:p>
    <w:p w14:paraId="5FDB3F28" w14:textId="3773AEED" w:rsidR="00197168" w:rsidRDefault="001D5868">
      <w:pPr>
        <w:spacing w:line="360" w:lineRule="auto"/>
        <w:jc w:val="both"/>
        <w:rPr>
          <w:ins w:id="344" w:author="kyle O'Reilly" w:date="2026-10-22T23:17:00Z" w16du:dateUtc="2026-10-22T22:17:00Z"/>
        </w:rPr>
        <w:pPrChange w:id="345" w:author="kyle O'Reilly" w:date="2026-10-22T23:33:00Z" w16du:dateUtc="2026-10-22T22:33:00Z">
          <w:pPr>
            <w:spacing w:line="360" w:lineRule="auto"/>
          </w:pPr>
        </w:pPrChange>
      </w:pPr>
      <w:ins w:id="346" w:author="kyle O'Reilly" w:date="2026-10-22T23:15:00Z" w16du:dateUtc="2026-10-22T22:15:00Z">
        <w:r>
          <w:t xml:space="preserve">Linear Regression will be used to identify linear relationships between </w:t>
        </w:r>
      </w:ins>
      <w:ins w:id="347" w:author="kyle O'Reilly" w:date="2026-10-22T23:16:00Z" w16du:dateUtc="2026-10-22T22:16:00Z">
        <w:r>
          <w:t>historical</w:t>
        </w:r>
      </w:ins>
      <w:ins w:id="348" w:author="kyle O'Reilly" w:date="2026-10-22T23:15:00Z" w16du:dateUtc="2026-10-22T22:15:00Z">
        <w:r>
          <w:t xml:space="preserve"> </w:t>
        </w:r>
      </w:ins>
      <w:ins w:id="349" w:author="kyle O'Reilly" w:date="2026-10-22T23:16:00Z" w16du:dateUtc="2026-10-22T22:16:00Z">
        <w:r w:rsidR="007334FF">
          <w:t xml:space="preserve">prices and future closing prices. Random Forest Regressor will combine multiple decision trees to model potentially non-linear relationships </w:t>
        </w:r>
        <w:r w:rsidR="00601B96">
          <w:t>(Indra e</w:t>
        </w:r>
      </w:ins>
      <w:ins w:id="350" w:author="kyle O'Reilly" w:date="2026-10-22T23:17:00Z" w16du:dateUtc="2026-10-22T22:17:00Z">
        <w:r w:rsidR="00601B96">
          <w:t>t al., 2025; Divyashree et al., 2024).</w:t>
        </w:r>
      </w:ins>
    </w:p>
    <w:p w14:paraId="49955C34" w14:textId="68C29AC5" w:rsidR="00601B96" w:rsidRDefault="00601B96">
      <w:pPr>
        <w:spacing w:line="360" w:lineRule="auto"/>
        <w:jc w:val="both"/>
        <w:rPr>
          <w:ins w:id="351" w:author="kyle O'Reilly" w:date="2026-10-22T23:19:00Z" w16du:dateUtc="2026-10-22T22:19:00Z"/>
        </w:rPr>
        <w:pPrChange w:id="352" w:author="kyle O'Reilly" w:date="2026-10-22T23:33:00Z" w16du:dateUtc="2026-10-22T22:33:00Z">
          <w:pPr>
            <w:spacing w:line="360" w:lineRule="auto"/>
          </w:pPr>
        </w:pPrChange>
      </w:pPr>
      <w:ins w:id="353" w:author="kyle O'Reilly" w:date="2026-10-22T23:17:00Z" w16du:dateUtc="2026-10-22T22:17:00Z">
        <w:r>
          <w:t xml:space="preserve">A naïve time-series </w:t>
        </w:r>
      </w:ins>
      <w:ins w:id="354" w:author="kyle O'Reilly" w:date="2026-10-24T09:39:00Z" w16du:dateUtc="2026-10-24T08:39:00Z">
        <w:r w:rsidR="00986A10">
          <w:t xml:space="preserve">forecasting </w:t>
        </w:r>
      </w:ins>
      <w:ins w:id="355" w:author="kyle O'Reilly" w:date="2026-10-22T23:17:00Z" w16du:dateUtc="2026-10-22T22:17:00Z">
        <w:r>
          <w:t xml:space="preserve">baseline will be also included, assuming that the closing price 20 trading days ahead </w:t>
        </w:r>
      </w:ins>
      <w:ins w:id="356" w:author="kyle O'Reilly" w:date="2026-10-22T23:18:00Z" w16du:dateUtc="2026-10-22T22:18:00Z">
        <w:r>
          <w:t xml:space="preserve">will equal the last observed closing </w:t>
        </w:r>
        <w:r w:rsidR="004E0ADD">
          <w:t>price</w:t>
        </w:r>
        <w:r w:rsidR="00840C50">
          <w:t xml:space="preserve">. This provides a simple benchmark </w:t>
        </w:r>
      </w:ins>
      <w:ins w:id="357" w:author="kyle O'Reilly" w:date="2026-10-22T23:19:00Z" w16du:dateUtc="2026-10-22T22:19:00Z">
        <w:r w:rsidR="00840C50">
          <w:t>against which the machine learning models can be compared.</w:t>
        </w:r>
      </w:ins>
    </w:p>
    <w:p w14:paraId="0D59A7B9" w14:textId="298CB44F" w:rsidR="001B0BA5" w:rsidRPr="001B0BA5" w:rsidRDefault="001B0BA5">
      <w:pPr>
        <w:spacing w:line="360" w:lineRule="auto"/>
        <w:jc w:val="both"/>
        <w:rPr>
          <w:ins w:id="358" w:author="kyle O'Reilly" w:date="2026-10-22T23:19:00Z" w16du:dateUtc="2026-10-22T22:19:00Z"/>
          <w:b/>
          <w:bCs/>
          <w:rPrChange w:id="359" w:author="kyle O'Reilly" w:date="2026-10-22T23:19:00Z" w16du:dateUtc="2026-10-22T22:19:00Z">
            <w:rPr>
              <w:ins w:id="360" w:author="kyle O'Reilly" w:date="2026-10-22T23:19:00Z" w16du:dateUtc="2026-10-22T22:19:00Z"/>
            </w:rPr>
          </w:rPrChange>
        </w:rPr>
        <w:pPrChange w:id="361" w:author="kyle O'Reilly" w:date="2026-10-22T23:33:00Z" w16du:dateUtc="2026-10-22T22:33:00Z">
          <w:pPr>
            <w:spacing w:line="360" w:lineRule="auto"/>
          </w:pPr>
        </w:pPrChange>
      </w:pPr>
      <w:ins w:id="362" w:author="kyle O'Reilly" w:date="2026-10-22T23:19:00Z" w16du:dateUtc="2026-10-22T22:19:00Z">
        <w:r w:rsidRPr="001B0BA5">
          <w:rPr>
            <w:b/>
            <w:bCs/>
            <w:rPrChange w:id="363" w:author="kyle O'Reilly" w:date="2026-10-22T23:19:00Z" w16du:dateUtc="2026-10-22T22:19:00Z">
              <w:rPr/>
            </w:rPrChange>
          </w:rPr>
          <w:t>Testing and Evaluation</w:t>
        </w:r>
      </w:ins>
    </w:p>
    <w:p w14:paraId="20CAC9E4" w14:textId="16B8B44C" w:rsidR="001B0BA5" w:rsidRDefault="001B0BA5">
      <w:pPr>
        <w:spacing w:line="360" w:lineRule="auto"/>
        <w:jc w:val="both"/>
        <w:rPr>
          <w:ins w:id="364" w:author="kyle O'Reilly" w:date="2026-10-22T23:21:00Z" w16du:dateUtc="2026-10-22T22:21:00Z"/>
        </w:rPr>
        <w:pPrChange w:id="365" w:author="kyle O'Reilly" w:date="2026-10-22T23:33:00Z" w16du:dateUtc="2026-10-22T22:33:00Z">
          <w:pPr>
            <w:spacing w:line="360" w:lineRule="auto"/>
          </w:pPr>
        </w:pPrChange>
      </w:pPr>
      <w:ins w:id="366" w:author="kyle O'Reilly" w:date="2026-10-22T23:19:00Z" w16du:dateUtc="2026-10-22T22:19:00Z">
        <w:r>
          <w:t>A common historical cut</w:t>
        </w:r>
      </w:ins>
      <w:ins w:id="367" w:author="kyle O'Reilly" w:date="2026-10-24T09:39:00Z" w16du:dateUtc="2026-10-24T08:39:00Z">
        <w:r w:rsidR="00986A10">
          <w:t>-</w:t>
        </w:r>
      </w:ins>
      <w:ins w:id="368" w:author="kyle O'Reilly" w:date="2026-10-22T23:19:00Z" w16du:dateUtc="2026-10-22T22:19:00Z">
        <w:r>
          <w:t>off date will be selected</w:t>
        </w:r>
      </w:ins>
      <w:ins w:id="369" w:author="kyle O'Reilly" w:date="2026-10-22T23:20:00Z" w16du:dateUtc="2026-10-22T22:20:00Z">
        <w:r>
          <w:t xml:space="preserve">, with only </w:t>
        </w:r>
      </w:ins>
      <w:ins w:id="370" w:author="kyle O'Reilly" w:date="2026-10-24T09:40:00Z" w16du:dateUtc="2026-10-24T08:40:00Z">
        <w:r w:rsidR="00345F40">
          <w:t>information available on or before that date used to generate the forecasts</w:t>
        </w:r>
      </w:ins>
      <w:ins w:id="371" w:author="kyle O'Reilly" w:date="2026-10-22T23:20:00Z" w16du:dateUtc="2026-10-22T22:20:00Z">
        <w:r>
          <w:t xml:space="preserve">. </w:t>
        </w:r>
      </w:ins>
      <w:ins w:id="372" w:author="kyle O'Reilly" w:date="2026-10-24T09:40:00Z" w16du:dateUtc="2026-10-24T08:40:00Z">
        <w:r w:rsidR="00345F40">
          <w:t>T</w:t>
        </w:r>
      </w:ins>
      <w:ins w:id="373" w:author="kyle O'Reilly" w:date="2026-10-24T09:41:00Z" w16du:dateUtc="2026-10-24T08:41:00Z">
        <w:r w:rsidR="00345F40">
          <w:t>he machine learning models</w:t>
        </w:r>
      </w:ins>
      <w:ins w:id="374" w:author="kyle O'Reilly" w:date="2026-10-22T23:20:00Z" w16du:dateUtc="2026-10-22T22:20:00Z">
        <w:r>
          <w:t xml:space="preserve"> will </w:t>
        </w:r>
      </w:ins>
      <w:ins w:id="375" w:author="kyle O'Reilly" w:date="2026-10-24T09:41:00Z" w16du:dateUtc="2026-10-24T08:41:00Z">
        <w:r w:rsidR="00345F40">
          <w:t xml:space="preserve">be trained </w:t>
        </w:r>
        <w:r w:rsidR="00681040">
          <w:t>using historical observations for which the 20-trading-day-ahead target price is already know by the cut-off date.</w:t>
        </w:r>
      </w:ins>
    </w:p>
    <w:p w14:paraId="01C45041" w14:textId="7F65C039" w:rsidR="00681040" w:rsidRDefault="00681040">
      <w:pPr>
        <w:spacing w:line="360" w:lineRule="auto"/>
        <w:jc w:val="both"/>
        <w:rPr>
          <w:ins w:id="376" w:author="kyle O'Reilly" w:date="2026-10-24T09:42:00Z" w16du:dateUtc="2026-10-24T08:42:00Z"/>
        </w:rPr>
      </w:pPr>
      <w:ins w:id="377" w:author="kyle O'Reilly" w:date="2026-10-24T09:42:00Z" w16du:dateUtc="2026-10-24T08:42:00Z">
        <w:r>
          <w:t>Each forecasting method will predict the closing price of 20 trading days ahead for each company, producing nine predictions in total. These predictions wi</w:t>
        </w:r>
      </w:ins>
      <w:ins w:id="378" w:author="kyle O'Reilly" w:date="2026-10-24T09:43:00Z" w16du:dateUtc="2026-10-24T08:43:00Z">
        <w:r>
          <w:t>ll then be compared against the actual historical closing prices.</w:t>
        </w:r>
      </w:ins>
    </w:p>
    <w:p w14:paraId="4F934181" w14:textId="4EE250F9" w:rsidR="001B0BA5" w:rsidRDefault="00681040">
      <w:pPr>
        <w:spacing w:line="360" w:lineRule="auto"/>
        <w:jc w:val="both"/>
        <w:rPr>
          <w:ins w:id="379" w:author="kyle O'Reilly" w:date="2026-10-22T23:22:00Z" w16du:dateUtc="2026-10-22T22:22:00Z"/>
        </w:rPr>
        <w:pPrChange w:id="380" w:author="kyle O'Reilly" w:date="2026-10-22T23:33:00Z" w16du:dateUtc="2026-10-22T22:33:00Z">
          <w:pPr>
            <w:spacing w:line="360" w:lineRule="auto"/>
          </w:pPr>
        </w:pPrChange>
      </w:pPr>
      <w:ins w:id="381" w:author="kyle O'Reilly" w:date="2026-10-24T09:43:00Z" w16du:dateUtc="2026-10-24T08:43:00Z">
        <w:r>
          <w:t>F</w:t>
        </w:r>
      </w:ins>
      <w:ins w:id="382" w:author="kyle O'Reilly" w:date="2026-10-22T23:21:00Z" w16du:dateUtc="2026-10-22T22:21:00Z">
        <w:r w:rsidR="001B0BA5">
          <w:t xml:space="preserve">orecasting accuracy will be evaluated using absolute error and </w:t>
        </w:r>
      </w:ins>
      <w:ins w:id="383" w:author="kyle O'Reilly" w:date="2026-10-22T23:22:00Z" w16du:dateUtc="2026-10-22T22:22:00Z">
        <w:r w:rsidR="00CE457B">
          <w:t>absolute</w:t>
        </w:r>
      </w:ins>
      <w:ins w:id="384" w:author="kyle O'Reilly" w:date="2026-10-22T23:21:00Z" w16du:dateUtc="2026-10-22T22:21:00Z">
        <w:r w:rsidR="001B0BA5">
          <w:t xml:space="preserve"> </w:t>
        </w:r>
      </w:ins>
      <w:ins w:id="385" w:author="kyle O'Reilly" w:date="2026-10-22T23:22:00Z" w16du:dateUtc="2026-10-22T22:22:00Z">
        <w:r w:rsidR="00CE457B">
          <w:t>percentage</w:t>
        </w:r>
      </w:ins>
      <w:ins w:id="386" w:author="kyle O'Reilly" w:date="2026-10-22T23:21:00Z" w16du:dateUtc="2026-10-22T22:21:00Z">
        <w:r w:rsidR="001B0BA5">
          <w:t xml:space="preserve"> error. The </w:t>
        </w:r>
      </w:ins>
      <w:ins w:id="387" w:author="kyle O'Reilly" w:date="2026-10-22T23:22:00Z" w16du:dateUtc="2026-10-22T22:22:00Z">
        <w:r w:rsidR="00CE457B">
          <w:t>results</w:t>
        </w:r>
      </w:ins>
      <w:ins w:id="388" w:author="kyle O'Reilly" w:date="2026-10-22T23:21:00Z" w16du:dateUtc="2026-10-22T22:21:00Z">
        <w:r w:rsidR="001B0BA5">
          <w:t xml:space="preserve"> will be </w:t>
        </w:r>
        <w:r w:rsidR="00CE457B">
          <w:t xml:space="preserve">presented in comparison tables and </w:t>
        </w:r>
      </w:ins>
      <w:ins w:id="389" w:author="kyle O'Reilly" w:date="2026-10-22T23:22:00Z" w16du:dateUtc="2026-10-22T22:22:00Z">
        <w:r w:rsidR="00CE457B">
          <w:t>charts</w:t>
        </w:r>
      </w:ins>
      <w:ins w:id="390" w:author="kyle O'Reilly" w:date="2026-10-22T23:21:00Z" w16du:dateUtc="2026-10-22T22:21:00Z">
        <w:r w:rsidR="00CE457B">
          <w:t xml:space="preserve"> to </w:t>
        </w:r>
      </w:ins>
      <w:ins w:id="391" w:author="kyle O'Reilly" w:date="2026-10-22T23:22:00Z" w16du:dateUtc="2026-10-22T22:22:00Z">
        <w:r w:rsidR="00CE457B">
          <w:t>investigate</w:t>
        </w:r>
      </w:ins>
      <w:ins w:id="392" w:author="kyle O'Reilly" w:date="2026-10-22T23:21:00Z" w16du:dateUtc="2026-10-22T22:21:00Z">
        <w:r w:rsidR="00CE457B">
          <w:t xml:space="preserve"> whether model </w:t>
        </w:r>
      </w:ins>
      <w:ins w:id="393" w:author="kyle O'Reilly" w:date="2026-10-22T23:22:00Z" w16du:dateUtc="2026-10-22T22:22:00Z">
        <w:r w:rsidR="00CE457B">
          <w:t>performance</w:t>
        </w:r>
      </w:ins>
      <w:ins w:id="394" w:author="kyle O'Reilly" w:date="2026-10-22T23:21:00Z" w16du:dateUtc="2026-10-22T22:21:00Z">
        <w:r w:rsidR="00CE457B">
          <w:t xml:space="preserve"> differs across all three selected stocks</w:t>
        </w:r>
      </w:ins>
      <w:ins w:id="395" w:author="kyle O'Reilly" w:date="2026-10-22T23:22:00Z" w16du:dateUtc="2026-10-22T22:22:00Z">
        <w:r w:rsidR="00CE457B">
          <w:t>.</w:t>
        </w:r>
      </w:ins>
    </w:p>
    <w:p w14:paraId="260AA1C9" w14:textId="4830AA35" w:rsidR="00CE457B" w:rsidRPr="00CE457B" w:rsidRDefault="00CE457B">
      <w:pPr>
        <w:spacing w:line="360" w:lineRule="auto"/>
        <w:jc w:val="both"/>
        <w:rPr>
          <w:ins w:id="396" w:author="kyle O'Reilly" w:date="2026-10-22T23:22:00Z" w16du:dateUtc="2026-10-22T22:22:00Z"/>
          <w:b/>
          <w:bCs/>
          <w:rPrChange w:id="397" w:author="kyle O'Reilly" w:date="2026-10-22T23:22:00Z" w16du:dateUtc="2026-10-22T22:22:00Z">
            <w:rPr>
              <w:ins w:id="398" w:author="kyle O'Reilly" w:date="2026-10-22T23:22:00Z" w16du:dateUtc="2026-10-22T22:22:00Z"/>
            </w:rPr>
          </w:rPrChange>
        </w:rPr>
        <w:pPrChange w:id="399" w:author="kyle O'Reilly" w:date="2026-10-22T23:33:00Z" w16du:dateUtc="2026-10-22T22:33:00Z">
          <w:pPr>
            <w:spacing w:line="360" w:lineRule="auto"/>
          </w:pPr>
        </w:pPrChange>
      </w:pPr>
      <w:ins w:id="400" w:author="kyle O'Reilly" w:date="2026-10-22T23:22:00Z" w16du:dateUtc="2026-10-22T22:22:00Z">
        <w:r w:rsidRPr="00CE457B">
          <w:rPr>
            <w:b/>
            <w:bCs/>
          </w:rPr>
          <w:t>Technologies</w:t>
        </w:r>
        <w:r w:rsidRPr="00CE457B">
          <w:rPr>
            <w:b/>
            <w:bCs/>
            <w:rPrChange w:id="401" w:author="kyle O'Reilly" w:date="2026-10-22T23:22:00Z" w16du:dateUtc="2026-10-22T22:22:00Z">
              <w:rPr/>
            </w:rPrChange>
          </w:rPr>
          <w:t xml:space="preserve"> and Tools </w:t>
        </w:r>
      </w:ins>
    </w:p>
    <w:p w14:paraId="1D1AF272" w14:textId="6E2164CF" w:rsidR="001B0BA5" w:rsidRDefault="00CE457B">
      <w:pPr>
        <w:spacing w:line="360" w:lineRule="auto"/>
        <w:jc w:val="both"/>
        <w:rPr>
          <w:ins w:id="402" w:author="kyle O'Reilly" w:date="2026-10-22T23:28:00Z" w16du:dateUtc="2026-10-22T22:28:00Z"/>
        </w:rPr>
        <w:pPrChange w:id="403" w:author="kyle O'Reilly" w:date="2026-10-22T23:33:00Z" w16du:dateUtc="2026-10-22T22:33:00Z">
          <w:pPr>
            <w:spacing w:line="360" w:lineRule="auto"/>
          </w:pPr>
        </w:pPrChange>
      </w:pPr>
      <w:ins w:id="404" w:author="kyle O'Reilly" w:date="2026-10-22T23:22:00Z" w16du:dateUtc="2026-10-22T22:22:00Z">
        <w:r>
          <w:lastRenderedPageBreak/>
          <w:t>Phyton and Jupyter Notebook will be used to conduct the data analysis. Pandas and NumPy will support data p</w:t>
        </w:r>
      </w:ins>
      <w:ins w:id="405" w:author="kyle O'Reilly" w:date="2026-10-22T23:23:00Z" w16du:dateUtc="2026-10-22T22:23:00Z">
        <w:r>
          <w:t>reparation and calculations, Sc</w:t>
        </w:r>
        <w:r w:rsidR="005136D1">
          <w:t>ikit-learn will implement the predictive models, and Matplotlib will generate visualisations.</w:t>
        </w:r>
      </w:ins>
    </w:p>
    <w:p w14:paraId="14816A2C" w14:textId="3762FE62" w:rsidR="00FD4D2E" w:rsidRDefault="00F87EB0">
      <w:pPr>
        <w:keepNext/>
        <w:spacing w:line="360" w:lineRule="auto"/>
        <w:jc w:val="center"/>
        <w:rPr>
          <w:ins w:id="406" w:author="kyle O'Reilly" w:date="2026-10-22T23:28:00Z" w16du:dateUtc="2026-10-22T22:28:00Z"/>
        </w:rPr>
        <w:pPrChange w:id="407" w:author="kyle O'Reilly" w:date="2026-10-22T23:28:00Z" w16du:dateUtc="2026-10-22T22:28:00Z">
          <w:pPr>
            <w:spacing w:line="360" w:lineRule="auto"/>
          </w:pPr>
        </w:pPrChange>
      </w:pPr>
      <w:ins w:id="408" w:author="kyle O'Reilly" w:date="2026-10-24T09:46:00Z" w16du:dateUtc="2026-10-24T08:46:00Z">
        <w:r>
          <w:rPr>
            <w:noProof/>
          </w:rPr>
          <w:drawing>
            <wp:inline distT="0" distB="0" distL="0" distR="0" wp14:anchorId="4FAB1774" wp14:editId="1EF2CD46">
              <wp:extent cx="4906480" cy="3112110"/>
              <wp:effectExtent l="0" t="0" r="8890" b="0"/>
              <wp:docPr id="770068542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4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919239" cy="3120203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ins>
    </w:p>
    <w:p w14:paraId="3E4CED74" w14:textId="6DA84EFE" w:rsidR="00FD4D2E" w:rsidRDefault="00FD4D2E">
      <w:pPr>
        <w:pStyle w:val="Caption"/>
        <w:jc w:val="center"/>
        <w:rPr>
          <w:ins w:id="409" w:author="kyle O'Reilly" w:date="2026-10-21T20:40:00Z" w16du:dateUtc="2026-10-21T19:40:00Z"/>
        </w:rPr>
        <w:pPrChange w:id="410" w:author="kyle O'Reilly" w:date="2026-10-22T23:28:00Z" w16du:dateUtc="2026-10-22T22:28:00Z">
          <w:pPr/>
        </w:pPrChange>
      </w:pPr>
      <w:ins w:id="411" w:author="kyle O'Reilly" w:date="2026-10-22T23:28:00Z" w16du:dateUtc="2026-10-22T22:28:00Z">
        <w:r>
          <w:t xml:space="preserve">Figure </w:t>
        </w:r>
        <w:r>
          <w:fldChar w:fldCharType="begin"/>
        </w:r>
        <w:r>
          <w:instrText xml:space="preserve"> SEQ Figure \* ARABIC </w:instrText>
        </w:r>
      </w:ins>
      <w:r>
        <w:fldChar w:fldCharType="separate"/>
      </w:r>
      <w:ins w:id="412" w:author="kyle O'Reilly" w:date="2026-10-24T10:23:00Z" w16du:dateUtc="2026-10-24T09:23:00Z">
        <w:r w:rsidR="00851CC6">
          <w:rPr>
            <w:noProof/>
          </w:rPr>
          <w:t>1</w:t>
        </w:r>
      </w:ins>
      <w:ins w:id="413" w:author="kyle O'Reilly" w:date="2026-10-22T23:28:00Z" w16du:dateUtc="2026-10-22T22:28:00Z">
        <w:r>
          <w:fldChar w:fldCharType="end"/>
        </w:r>
        <w:r>
          <w:t>: Capstone Project - High-level Architectural Chart</w:t>
        </w:r>
      </w:ins>
    </w:p>
    <w:p w14:paraId="0423F667" w14:textId="7CF63431" w:rsidR="00197168" w:rsidRDefault="00197168">
      <w:pPr>
        <w:pStyle w:val="Heading1"/>
        <w:spacing w:line="360" w:lineRule="auto"/>
        <w:jc w:val="both"/>
        <w:rPr>
          <w:ins w:id="414" w:author="kyle O'Reilly" w:date="2026-10-21T20:41:00Z" w16du:dateUtc="2026-10-21T19:41:00Z"/>
        </w:rPr>
        <w:pPrChange w:id="415" w:author="kyle O'Reilly" w:date="2026-10-22T21:22:00Z" w16du:dateUtc="2026-10-22T20:22:00Z">
          <w:pPr/>
        </w:pPrChange>
      </w:pPr>
      <w:bookmarkStart w:id="416" w:name="_Toc243775172"/>
      <w:ins w:id="417" w:author="kyle O'Reilly" w:date="2026-10-21T20:41:00Z" w16du:dateUtc="2026-10-21T19:41:00Z">
        <w:r>
          <w:t xml:space="preserve">7. </w:t>
        </w:r>
      </w:ins>
      <w:ins w:id="418" w:author="kyle O'Reilly" w:date="2026-10-21T20:40:00Z" w16du:dateUtc="2026-10-21T19:40:00Z">
        <w:r>
          <w:t>Data Sources</w:t>
        </w:r>
      </w:ins>
      <w:bookmarkEnd w:id="416"/>
    </w:p>
    <w:p w14:paraId="3DCA1358" w14:textId="77777777" w:rsidR="0081536B" w:rsidRDefault="002A7E31">
      <w:pPr>
        <w:spacing w:line="360" w:lineRule="auto"/>
        <w:jc w:val="both"/>
        <w:rPr>
          <w:ins w:id="419" w:author="kyle O'Reilly" w:date="2026-10-24T09:59:00Z" w16du:dateUtc="2026-10-24T08:59:00Z"/>
        </w:rPr>
      </w:pPr>
      <w:ins w:id="420" w:author="kyle O'Reilly" w:date="2026-10-21T23:39:00Z" w16du:dateUtc="2026-10-21T22:39:00Z">
        <w:r>
          <w:t>Tradi</w:t>
        </w:r>
      </w:ins>
      <w:ins w:id="421" w:author="kyle O'Reilly" w:date="2026-10-21T23:40:00Z" w16du:dateUtc="2026-10-21T22:40:00Z">
        <w:r>
          <w:t xml:space="preserve">ng 212 will be </w:t>
        </w:r>
      </w:ins>
      <w:ins w:id="422" w:author="kyle O'Reilly" w:date="2026-10-24T09:52:00Z" w16du:dateUtc="2026-10-24T08:52:00Z">
        <w:r w:rsidR="00041100">
          <w:t xml:space="preserve">used </w:t>
        </w:r>
      </w:ins>
      <w:ins w:id="423" w:author="kyle O'Reilly" w:date="2026-10-21T23:40:00Z" w16du:dateUtc="2026-10-21T22:40:00Z">
        <w:r>
          <w:t xml:space="preserve">to verify </w:t>
        </w:r>
      </w:ins>
      <w:ins w:id="424" w:author="kyle O'Reilly" w:date="2026-10-21T23:46:00Z" w16du:dateUtc="2026-10-21T22:46:00Z">
        <w:r w:rsidR="00362A9F">
          <w:t xml:space="preserve">the </w:t>
        </w:r>
      </w:ins>
      <w:ins w:id="425" w:author="kyle O'Reilly" w:date="2026-10-21T23:40:00Z" w16du:dateUtc="2026-10-21T22:40:00Z">
        <w:r>
          <w:t xml:space="preserve">volatility </w:t>
        </w:r>
      </w:ins>
      <w:ins w:id="426" w:author="kyle O'Reilly" w:date="2026-10-24T09:52:00Z" w16du:dateUtc="2026-10-24T08:52:00Z">
        <w:r w:rsidR="00041100">
          <w:t>classifications</w:t>
        </w:r>
      </w:ins>
      <w:ins w:id="427" w:author="kyle O'Reilly" w:date="2026-10-21T23:40:00Z" w16du:dateUtc="2026-10-21T22:40:00Z">
        <w:r>
          <w:t xml:space="preserve"> of</w:t>
        </w:r>
      </w:ins>
      <w:ins w:id="428" w:author="kyle O'Reilly" w:date="2026-10-21T23:46:00Z" w16du:dateUtc="2026-10-21T22:46:00Z">
        <w:r w:rsidR="00362A9F">
          <w:t xml:space="preserve"> all the</w:t>
        </w:r>
      </w:ins>
      <w:ins w:id="429" w:author="kyle O'Reilly" w:date="2026-10-21T23:40:00Z" w16du:dateUtc="2026-10-21T22:40:00Z">
        <w:r>
          <w:t xml:space="preserve"> three </w:t>
        </w:r>
      </w:ins>
      <w:ins w:id="430" w:author="kyle O'Reilly" w:date="2026-10-21T23:46:00Z" w16du:dateUtc="2026-10-21T22:46:00Z">
        <w:r w:rsidR="00362A9F">
          <w:t xml:space="preserve">selected </w:t>
        </w:r>
      </w:ins>
      <w:ins w:id="431" w:author="kyle O'Reilly" w:date="2026-10-21T23:40:00Z" w16du:dateUtc="2026-10-21T22:40:00Z">
        <w:r>
          <w:t>stocks.</w:t>
        </w:r>
      </w:ins>
      <w:ins w:id="432" w:author="kyle O'Reilly" w:date="2026-10-21T23:38:00Z" w16du:dateUtc="2026-10-21T22:38:00Z">
        <w:r w:rsidR="00AB12D3">
          <w:t xml:space="preserve"> </w:t>
        </w:r>
      </w:ins>
      <w:ins w:id="433" w:author="kyle O'Reilly" w:date="2026-10-21T23:46:00Z" w16du:dateUtc="2026-10-21T22:46:00Z">
        <w:r w:rsidR="00362A9F">
          <w:t>JPM</w:t>
        </w:r>
      </w:ins>
      <w:ins w:id="434" w:author="kyle O'Reilly" w:date="2026-10-24T09:53:00Z" w16du:dateUtc="2026-10-24T08:53:00Z">
        <w:r w:rsidR="00084D96">
          <w:t>,</w:t>
        </w:r>
      </w:ins>
      <w:ins w:id="435" w:author="kyle O'Reilly" w:date="2026-10-21T23:46:00Z" w16du:dateUtc="2026-10-21T22:46:00Z">
        <w:r w:rsidR="00362A9F">
          <w:t xml:space="preserve"> KO, and INTC</w:t>
        </w:r>
      </w:ins>
      <w:ins w:id="436" w:author="kyle O'Reilly" w:date="2026-10-24T09:53:00Z" w16du:dateUtc="2026-10-24T08:53:00Z">
        <w:r w:rsidR="00255930">
          <w:t xml:space="preserve">, respectively </w:t>
        </w:r>
      </w:ins>
      <w:ins w:id="437" w:author="kyle O'Reilly" w:date="2026-10-21T23:38:00Z" w16du:dateUtc="2026-10-21T22:38:00Z">
        <w:r w:rsidR="00AB12D3">
          <w:t>(</w:t>
        </w:r>
      </w:ins>
      <w:ins w:id="438" w:author="kyle O'Reilly" w:date="2026-10-21T23:44:00Z" w16du:dateUtc="2026-10-21T22:44:00Z">
        <w:r w:rsidR="002F73C3">
          <w:t>Trading 212, n.d.)</w:t>
        </w:r>
      </w:ins>
      <w:ins w:id="439" w:author="kyle O'Reilly" w:date="2026-10-21T23:47:00Z" w16du:dateUtc="2026-10-21T22:47:00Z">
        <w:r w:rsidR="001307C7">
          <w:t xml:space="preserve">. Screenshots </w:t>
        </w:r>
      </w:ins>
      <w:ins w:id="440" w:author="kyle O'Reilly" w:date="2026-10-24T09:53:00Z" w16du:dateUtc="2026-10-24T08:53:00Z">
        <w:r w:rsidR="00084D96">
          <w:t>supporting these classifications will be included i</w:t>
        </w:r>
      </w:ins>
      <w:ins w:id="441" w:author="kyle O'Reilly" w:date="2026-10-24T09:54:00Z" w16du:dateUtc="2026-10-24T08:54:00Z">
        <w:r w:rsidR="00084D96">
          <w:t>n Appendix A.</w:t>
        </w:r>
      </w:ins>
    </w:p>
    <w:p w14:paraId="717F1345" w14:textId="17C73BBD" w:rsidR="00197168" w:rsidRDefault="0081536B" w:rsidP="00315F1E">
      <w:pPr>
        <w:spacing w:line="360" w:lineRule="auto"/>
        <w:jc w:val="both"/>
        <w:rPr>
          <w:ins w:id="442" w:author="kyle O'Reilly" w:date="2026-10-24T10:01:00Z" w16du:dateUtc="2026-10-24T09:01:00Z"/>
        </w:rPr>
      </w:pPr>
      <w:ins w:id="443" w:author="kyle O'Reilly" w:date="2026-10-24T09:59:00Z" w16du:dateUtc="2026-10-24T08:59:00Z">
        <w:r>
          <w:t xml:space="preserve">Historical daily </w:t>
        </w:r>
      </w:ins>
      <w:ins w:id="444" w:author="kyle O'Reilly" w:date="2026-10-24T10:00:00Z" w16du:dateUtc="2026-10-24T09:00:00Z">
        <w:r>
          <w:t>stock market data will be obtained from Stooq for all three companies (Stooq</w:t>
        </w:r>
        <w:r w:rsidR="00974411">
          <w:t xml:space="preserve">, </w:t>
        </w:r>
      </w:ins>
      <w:ins w:id="445" w:author="kyle O'Reilly" w:date="2026-10-24T12:02:00Z" w16du:dateUtc="2026-10-24T11:02:00Z">
        <w:r w:rsidR="00235579">
          <w:t>2026</w:t>
        </w:r>
      </w:ins>
      <w:ins w:id="446" w:author="kyle O'Reilly" w:date="2026-10-24T10:01:00Z" w16du:dateUtc="2026-10-24T09:01:00Z">
        <w:r w:rsidR="00315F1E">
          <w:t>).</w:t>
        </w:r>
      </w:ins>
      <w:ins w:id="447" w:author="kyle O'Reilly" w:date="2026-10-24T10:00:00Z" w16du:dateUtc="2026-10-24T09:00:00Z">
        <w:r w:rsidR="00974411">
          <w:t xml:space="preserve"> </w:t>
        </w:r>
      </w:ins>
      <w:ins w:id="448" w:author="kyle O'Reilly" w:date="2026-10-24T10:01:00Z" w16du:dateUtc="2026-10-24T09:01:00Z">
        <w:r w:rsidR="00315F1E">
          <w:t>The forecasting models will use historical closing prices to calculate lagged prices and moving averages.</w:t>
        </w:r>
      </w:ins>
    </w:p>
    <w:p w14:paraId="28B9E92B" w14:textId="77777777" w:rsidR="00315F1E" w:rsidRDefault="00315F1E">
      <w:pPr>
        <w:spacing w:line="360" w:lineRule="auto"/>
        <w:jc w:val="both"/>
        <w:rPr>
          <w:ins w:id="449" w:author="kyle O'Reilly" w:date="2026-10-21T20:41:00Z" w16du:dateUtc="2026-10-21T19:41:00Z"/>
        </w:rPr>
        <w:pPrChange w:id="450" w:author="kyle O'Reilly" w:date="2026-10-24T10:01:00Z" w16du:dateUtc="2026-10-24T09:01:00Z">
          <w:pPr/>
        </w:pPrChange>
      </w:pPr>
    </w:p>
    <w:p w14:paraId="716BEF48" w14:textId="4F92A3C7" w:rsidR="00197168" w:rsidRDefault="00197168">
      <w:pPr>
        <w:pStyle w:val="Heading1"/>
        <w:spacing w:line="360" w:lineRule="auto"/>
        <w:jc w:val="both"/>
        <w:rPr>
          <w:ins w:id="451" w:author="kyle O'Reilly" w:date="2026-10-21T20:41:00Z" w16du:dateUtc="2026-10-21T19:41:00Z"/>
        </w:rPr>
        <w:pPrChange w:id="452" w:author="kyle O'Reilly" w:date="2026-10-22T21:22:00Z" w16du:dateUtc="2026-10-22T20:22:00Z">
          <w:pPr/>
        </w:pPrChange>
      </w:pPr>
      <w:bookmarkStart w:id="453" w:name="_Toc243775173"/>
      <w:ins w:id="454" w:author="kyle O'Reilly" w:date="2026-10-21T20:41:00Z" w16du:dateUtc="2026-10-21T19:41:00Z">
        <w:r>
          <w:t>8. Expected Deliverables</w:t>
        </w:r>
        <w:bookmarkEnd w:id="453"/>
      </w:ins>
    </w:p>
    <w:p w14:paraId="60B6419A" w14:textId="18646B4A" w:rsidR="00197168" w:rsidRDefault="002E46EB">
      <w:pPr>
        <w:spacing w:line="360" w:lineRule="auto"/>
        <w:jc w:val="both"/>
        <w:rPr>
          <w:ins w:id="455" w:author="kyle O'Reilly" w:date="2026-10-21T20:41:00Z" w16du:dateUtc="2026-10-21T19:41:00Z"/>
        </w:rPr>
        <w:pPrChange w:id="456" w:author="kyle O'Reilly" w:date="2026-10-22T21:22:00Z" w16du:dateUtc="2026-10-22T20:22:00Z">
          <w:pPr/>
        </w:pPrChange>
      </w:pPr>
      <w:ins w:id="457" w:author="kyle O'Reilly" w:date="2026-10-22T18:05:00Z" w16du:dateUtc="2026-10-22T17:05:00Z">
        <w:r>
          <w:t>The expected deliverables for this Capstone P</w:t>
        </w:r>
      </w:ins>
      <w:ins w:id="458" w:author="kyle O'Reilly" w:date="2026-10-22T18:06:00Z" w16du:dateUtc="2026-10-22T17:06:00Z">
        <w:r>
          <w:t>roject</w:t>
        </w:r>
        <w:r w:rsidR="00476A7E">
          <w:t xml:space="preserve"> will include a </w:t>
        </w:r>
      </w:ins>
      <w:ins w:id="459" w:author="kyle O'Reilly" w:date="2026-10-22T18:09:00Z" w16du:dateUtc="2026-10-22T17:09:00Z">
        <w:r w:rsidR="00F46215">
          <w:t>Jupyter</w:t>
        </w:r>
      </w:ins>
      <w:ins w:id="460" w:author="kyle O'Reilly" w:date="2026-10-22T18:06:00Z" w16du:dateUtc="2026-10-22T17:06:00Z">
        <w:r w:rsidR="00476A7E">
          <w:t xml:space="preserve"> Notebook containing data preparation, model training, nin</w:t>
        </w:r>
        <w:r w:rsidR="00EA494F">
          <w:t xml:space="preserve">e </w:t>
        </w:r>
      </w:ins>
      <w:ins w:id="461" w:author="kyle O'Reilly" w:date="2026-10-22T18:07:00Z" w16du:dateUtc="2026-10-22T17:07:00Z">
        <w:r w:rsidR="008406EC">
          <w:t xml:space="preserve">predictions and </w:t>
        </w:r>
      </w:ins>
      <w:ins w:id="462" w:author="kyle O'Reilly" w:date="2026-10-24T10:02:00Z" w16du:dateUtc="2026-10-24T09:02:00Z">
        <w:r w:rsidR="000D381C">
          <w:t xml:space="preserve">forecasting error calculations. The results be presented through comparison </w:t>
        </w:r>
        <w:r w:rsidR="00E42219">
          <w:t>t</w:t>
        </w:r>
        <w:r w:rsidR="000D381C">
          <w:t>a</w:t>
        </w:r>
        <w:r w:rsidR="00E42219">
          <w:t xml:space="preserve">bles and charts for the </w:t>
        </w:r>
      </w:ins>
      <w:ins w:id="463" w:author="kyle O'Reilly" w:date="2026-10-24T10:03:00Z" w16du:dateUtc="2026-10-24T09:03:00Z">
        <w:r w:rsidR="00E42219">
          <w:t>three selected stocks.</w:t>
        </w:r>
      </w:ins>
      <w:ins w:id="464" w:author="kyle O'Reilly" w:date="2026-10-24T10:04:00Z" w16du:dateUtc="2026-10-24T09:04:00Z">
        <w:r w:rsidR="00CB00C0">
          <w:t xml:space="preserve"> </w:t>
        </w:r>
      </w:ins>
      <w:ins w:id="465" w:author="kyle O'Reilly" w:date="2026-10-24T10:03:00Z" w16du:dateUtc="2026-10-24T09:03:00Z">
        <w:r w:rsidR="00E42219">
          <w:t xml:space="preserve">A </w:t>
        </w:r>
      </w:ins>
      <w:ins w:id="466" w:author="kyle O'Reilly" w:date="2026-10-22T18:09:00Z" w16du:dateUtc="2026-10-22T17:09:00Z">
        <w:r w:rsidR="00F46215">
          <w:t>final report</w:t>
        </w:r>
      </w:ins>
      <w:ins w:id="467" w:author="kyle O'Reilly" w:date="2026-10-24T10:04:00Z" w16du:dateUtc="2026-10-24T09:04:00Z">
        <w:r w:rsidR="00CB00C0">
          <w:t xml:space="preserve"> will </w:t>
        </w:r>
        <w:r w:rsidR="00CB00C0">
          <w:lastRenderedPageBreak/>
          <w:t>discuss the</w:t>
        </w:r>
      </w:ins>
      <w:ins w:id="468" w:author="kyle O'Reilly" w:date="2026-10-22T18:09:00Z" w16du:dateUtc="2026-10-22T17:09:00Z">
        <w:r w:rsidR="00F46215">
          <w:t xml:space="preserve"> findings</w:t>
        </w:r>
      </w:ins>
      <w:ins w:id="469" w:author="kyle O'Reilly" w:date="2026-10-24T10:04:00Z" w16du:dateUtc="2026-10-24T09:04:00Z">
        <w:r w:rsidR="00CB00C0">
          <w:t>,</w:t>
        </w:r>
      </w:ins>
      <w:ins w:id="470" w:author="kyle O'Reilly" w:date="2026-10-22T18:09:00Z" w16du:dateUtc="2026-10-22T17:09:00Z">
        <w:r w:rsidR="00F46215">
          <w:t xml:space="preserve"> limitations</w:t>
        </w:r>
      </w:ins>
      <w:ins w:id="471" w:author="kyle O'Reilly" w:date="2026-10-24T10:04:00Z" w16du:dateUtc="2026-10-24T09:04:00Z">
        <w:r w:rsidR="00CB00C0">
          <w:t xml:space="preserve"> and </w:t>
        </w:r>
      </w:ins>
      <w:ins w:id="472" w:author="kyle O'Reilly" w:date="2026-10-24T10:05:00Z" w16du:dateUtc="2026-10-24T09:05:00Z">
        <w:r w:rsidR="00CB00C0">
          <w:t xml:space="preserve">conclusions. A </w:t>
        </w:r>
      </w:ins>
      <w:ins w:id="473" w:author="kyle O'Reilly" w:date="2026-10-22T18:09:00Z" w16du:dateUtc="2026-10-22T17:09:00Z">
        <w:r w:rsidR="00F46215">
          <w:t>GitHub repository with c</w:t>
        </w:r>
      </w:ins>
      <w:ins w:id="474" w:author="kyle O'Reilly" w:date="2026-10-24T10:05:00Z" w16du:dateUtc="2026-10-24T09:05:00Z">
        <w:r w:rsidR="00CB00C0">
          <w:t xml:space="preserve">ontain </w:t>
        </w:r>
        <w:r w:rsidR="000F58C2">
          <w:t>the project code, documentation and datasets.</w:t>
        </w:r>
      </w:ins>
    </w:p>
    <w:p w14:paraId="39CF5F2F" w14:textId="77777777" w:rsidR="00197168" w:rsidRDefault="00197168">
      <w:pPr>
        <w:spacing w:line="360" w:lineRule="auto"/>
        <w:rPr>
          <w:ins w:id="475" w:author="kyle O'Reilly" w:date="2026-10-21T20:41:00Z" w16du:dateUtc="2026-10-21T19:41:00Z"/>
        </w:rPr>
        <w:pPrChange w:id="476" w:author="kyle O'Reilly" w:date="2026-10-22T21:22:00Z" w16du:dateUtc="2026-10-22T20:22:00Z">
          <w:pPr/>
        </w:pPrChange>
      </w:pPr>
    </w:p>
    <w:p w14:paraId="691FAA01" w14:textId="02B6DC6B" w:rsidR="00197168" w:rsidRPr="002E1B96" w:rsidRDefault="00197168">
      <w:pPr>
        <w:pStyle w:val="Heading1"/>
        <w:spacing w:line="360" w:lineRule="auto"/>
        <w:jc w:val="both"/>
        <w:pPrChange w:id="477" w:author="kyle O'Reilly" w:date="2026-10-22T21:22:00Z" w16du:dateUtc="2026-10-22T20:22:00Z">
          <w:pPr/>
        </w:pPrChange>
      </w:pPr>
      <w:bookmarkStart w:id="478" w:name="_Toc243775174"/>
      <w:ins w:id="479" w:author="kyle O'Reilly" w:date="2026-10-21T20:41:00Z" w16du:dateUtc="2026-10-21T19:41:00Z">
        <w:r>
          <w:t>9. Project Timeline</w:t>
        </w:r>
      </w:ins>
      <w:bookmarkEnd w:id="478"/>
    </w:p>
    <w:p w14:paraId="5B808D02" w14:textId="0338D5CA" w:rsidR="00D24628" w:rsidRDefault="00954D23">
      <w:pPr>
        <w:spacing w:line="360" w:lineRule="auto"/>
        <w:jc w:val="both"/>
        <w:rPr>
          <w:ins w:id="480" w:author="kyle O'Reilly" w:date="2026-10-24T10:07:00Z" w16du:dateUtc="2026-10-24T09:07:00Z"/>
        </w:rPr>
      </w:pPr>
      <w:ins w:id="481" w:author="kyle O'Reilly" w:date="2026-10-22T18:13:00Z" w16du:dateUtc="2026-10-22T17:13:00Z">
        <w:r>
          <w:t>This Capstone Pro</w:t>
        </w:r>
      </w:ins>
      <w:ins w:id="482" w:author="kyle O'Reilly" w:date="2026-10-22T18:15:00Z" w16du:dateUtc="2026-10-22T17:15:00Z">
        <w:r w:rsidR="00B42916">
          <w:t xml:space="preserve">ject </w:t>
        </w:r>
        <w:r w:rsidR="007B3835">
          <w:t xml:space="preserve">is planned across </w:t>
        </w:r>
      </w:ins>
      <w:ins w:id="483" w:author="kyle O'Reilly" w:date="2026-10-24T10:06:00Z" w16du:dateUtc="2026-10-24T09:06:00Z">
        <w:r w:rsidR="006120CE">
          <w:t xml:space="preserve">two </w:t>
        </w:r>
      </w:ins>
      <w:ins w:id="484" w:author="kyle O'Reilly" w:date="2026-10-22T18:15:00Z" w16du:dateUtc="2026-10-22T17:15:00Z">
        <w:r w:rsidR="007B3835">
          <w:t>academic semesters</w:t>
        </w:r>
      </w:ins>
      <w:ins w:id="485" w:author="kyle O'Reilly" w:date="2026-10-22T18:16:00Z" w16du:dateUtc="2026-10-22T17:16:00Z">
        <w:r w:rsidR="002560F0">
          <w:t xml:space="preserve">. The first semester </w:t>
        </w:r>
        <w:r w:rsidR="00365514">
          <w:t xml:space="preserve">will focus on the </w:t>
        </w:r>
      </w:ins>
      <w:ins w:id="486" w:author="kyle O'Reilly" w:date="2026-10-24T10:06:00Z" w16du:dateUtc="2026-10-24T09:06:00Z">
        <w:r w:rsidR="006120CE">
          <w:t>on d</w:t>
        </w:r>
        <w:r w:rsidR="00F5189E">
          <w:t xml:space="preserve">efining the </w:t>
        </w:r>
      </w:ins>
      <w:ins w:id="487" w:author="kyle O'Reilly" w:date="2026-10-22T18:16:00Z" w16du:dateUtc="2026-10-22T17:16:00Z">
        <w:r w:rsidR="00365514">
          <w:t>research question,</w:t>
        </w:r>
      </w:ins>
      <w:ins w:id="488" w:author="kyle O'Reilly" w:date="2026-10-24T10:06:00Z" w16du:dateUtc="2026-10-24T09:06:00Z">
        <w:r w:rsidR="00F5189E">
          <w:t xml:space="preserve"> reviewing relevant</w:t>
        </w:r>
      </w:ins>
      <w:ins w:id="489" w:author="kyle O'Reilly" w:date="2026-10-22T18:16:00Z" w16du:dateUtc="2026-10-22T17:16:00Z">
        <w:r w:rsidR="00365514">
          <w:t xml:space="preserve"> literature, </w:t>
        </w:r>
      </w:ins>
      <w:ins w:id="490" w:author="kyle O'Reilly" w:date="2026-10-24T10:06:00Z" w16du:dateUtc="2026-10-24T09:06:00Z">
        <w:r w:rsidR="00F5189E">
          <w:t xml:space="preserve">verifying </w:t>
        </w:r>
      </w:ins>
      <w:ins w:id="491" w:author="kyle O'Reilly" w:date="2026-10-22T18:16:00Z" w16du:dateUtc="2026-10-22T17:16:00Z">
        <w:r w:rsidR="00365514">
          <w:t xml:space="preserve">published </w:t>
        </w:r>
      </w:ins>
      <w:ins w:id="492" w:author="kyle O'Reilly" w:date="2026-10-24T10:07:00Z" w16du:dateUtc="2026-10-24T09:07:00Z">
        <w:r w:rsidR="00F5189E">
          <w:t xml:space="preserve">Trading 212 </w:t>
        </w:r>
      </w:ins>
      <w:ins w:id="493" w:author="kyle O'Reilly" w:date="2026-10-22T18:16:00Z" w16du:dateUtc="2026-10-22T17:16:00Z">
        <w:r w:rsidR="00365514">
          <w:t xml:space="preserve">volatility </w:t>
        </w:r>
      </w:ins>
      <w:ins w:id="494" w:author="kyle O'Reilly" w:date="2026-10-24T10:07:00Z" w16du:dateUtc="2026-10-24T09:07:00Z">
        <w:r w:rsidR="00F5189E">
          <w:t>classifications</w:t>
        </w:r>
      </w:ins>
      <w:ins w:id="495" w:author="kyle O'Reilly" w:date="2026-10-22T18:16:00Z" w16du:dateUtc="2026-10-22T17:16:00Z">
        <w:r w:rsidR="00B439FD">
          <w:t>,</w:t>
        </w:r>
      </w:ins>
      <w:ins w:id="496" w:author="kyle O'Reilly" w:date="2026-10-24T10:07:00Z" w16du:dateUtc="2026-10-24T09:07:00Z">
        <w:r w:rsidR="00D24628">
          <w:t xml:space="preserve"> identifying</w:t>
        </w:r>
      </w:ins>
      <w:ins w:id="497" w:author="kyle O'Reilly" w:date="2026-10-22T18:16:00Z" w16du:dateUtc="2026-10-22T17:16:00Z">
        <w:r w:rsidR="00B439FD">
          <w:t xml:space="preserve"> data source</w:t>
        </w:r>
      </w:ins>
      <w:ins w:id="498" w:author="kyle O'Reilly" w:date="2026-10-24T10:07:00Z" w16du:dateUtc="2026-10-24T09:07:00Z">
        <w:r w:rsidR="00D24628">
          <w:t>s</w:t>
        </w:r>
      </w:ins>
      <w:ins w:id="499" w:author="kyle O'Reilly" w:date="2026-10-22T18:16:00Z" w16du:dateUtc="2026-10-22T17:16:00Z">
        <w:r w:rsidR="00B439FD">
          <w:t xml:space="preserve"> </w:t>
        </w:r>
      </w:ins>
      <w:ins w:id="500" w:author="kyle O'Reilly" w:date="2026-10-22T18:17:00Z" w16du:dateUtc="2026-10-22T17:17:00Z">
        <w:r w:rsidR="00B439FD">
          <w:t>and</w:t>
        </w:r>
      </w:ins>
      <w:ins w:id="501" w:author="kyle O'Reilly" w:date="2026-10-24T10:07:00Z" w16du:dateUtc="2026-10-24T09:07:00Z">
        <w:r w:rsidR="00D24628">
          <w:t xml:space="preserve"> proposed</w:t>
        </w:r>
      </w:ins>
      <w:ins w:id="502" w:author="kyle O'Reilly" w:date="2026-10-22T18:17:00Z" w16du:dateUtc="2026-10-22T17:17:00Z">
        <w:r w:rsidR="00B439FD">
          <w:t xml:space="preserve"> methodology. </w:t>
        </w:r>
      </w:ins>
    </w:p>
    <w:p w14:paraId="5DBF46F5" w14:textId="77777777" w:rsidR="00E82C01" w:rsidRDefault="00B439FD">
      <w:pPr>
        <w:spacing w:line="360" w:lineRule="auto"/>
        <w:jc w:val="both"/>
        <w:rPr>
          <w:ins w:id="503" w:author="kyle O'Reilly" w:date="2026-10-24T10:08:00Z" w16du:dateUtc="2026-10-24T09:08:00Z"/>
        </w:rPr>
      </w:pPr>
      <w:ins w:id="504" w:author="kyle O'Reilly" w:date="2026-10-22T18:17:00Z" w16du:dateUtc="2026-10-22T17:17:00Z">
        <w:r>
          <w:t xml:space="preserve">The second will focus on data preparation, </w:t>
        </w:r>
      </w:ins>
      <w:ins w:id="505" w:author="kyle O'Reilly" w:date="2026-10-24T10:07:00Z" w16du:dateUtc="2026-10-24T09:07:00Z">
        <w:r w:rsidR="00D24628">
          <w:t xml:space="preserve">predictive </w:t>
        </w:r>
      </w:ins>
      <w:ins w:id="506" w:author="kyle O'Reilly" w:date="2026-10-22T18:17:00Z" w16du:dateUtc="2026-10-22T17:17:00Z">
        <w:r>
          <w:t xml:space="preserve">model development, </w:t>
        </w:r>
      </w:ins>
      <w:ins w:id="507" w:author="kyle O'Reilly" w:date="2026-10-24T10:08:00Z" w16du:dateUtc="2026-10-24T09:08:00Z">
        <w:r w:rsidR="00D24628">
          <w:t>forecasting</w:t>
        </w:r>
      </w:ins>
      <w:ins w:id="508" w:author="kyle O'Reilly" w:date="2026-10-22T18:17:00Z" w16du:dateUtc="2026-10-22T17:17:00Z">
        <w:r w:rsidR="009254EB">
          <w:t>, evaluation, r</w:t>
        </w:r>
      </w:ins>
      <w:ins w:id="509" w:author="kyle O'Reilly" w:date="2026-10-22T18:18:00Z" w16du:dateUtc="2026-10-22T17:18:00Z">
        <w:r w:rsidR="009254EB">
          <w:t>eporting</w:t>
        </w:r>
        <w:r w:rsidR="006E2DFF">
          <w:t xml:space="preserve"> and </w:t>
        </w:r>
      </w:ins>
      <w:ins w:id="510" w:author="kyle O'Reilly" w:date="2026-10-24T10:08:00Z" w16du:dateUtc="2026-10-24T09:08:00Z">
        <w:r w:rsidR="00E82C01">
          <w:t xml:space="preserve">CA </w:t>
        </w:r>
      </w:ins>
      <w:ins w:id="511" w:author="kyle O'Reilly" w:date="2026-10-22T18:18:00Z" w16du:dateUtc="2026-10-22T17:18:00Z">
        <w:r w:rsidR="006E2DFF">
          <w:t xml:space="preserve">submission. </w:t>
        </w:r>
      </w:ins>
    </w:p>
    <w:p w14:paraId="450314AD" w14:textId="25347D67" w:rsidR="00BC102D" w:rsidRDefault="006E2DFF">
      <w:pPr>
        <w:spacing w:line="360" w:lineRule="auto"/>
        <w:jc w:val="both"/>
        <w:rPr>
          <w:ins w:id="512" w:author="kyle O'Reilly" w:date="2026-10-22T18:18:00Z" w16du:dateUtc="2026-10-22T17:18:00Z"/>
        </w:rPr>
        <w:pPrChange w:id="513" w:author="kyle O'Reilly" w:date="2026-10-22T21:22:00Z" w16du:dateUtc="2026-10-22T20:22:00Z">
          <w:pPr/>
        </w:pPrChange>
      </w:pPr>
      <w:ins w:id="514" w:author="kyle O'Reilly" w:date="2026-10-22T18:18:00Z" w16du:dateUtc="2026-10-22T17:18:00Z">
        <w:r>
          <w:t xml:space="preserve">The </w:t>
        </w:r>
      </w:ins>
      <w:ins w:id="515" w:author="kyle O'Reilly" w:date="2026-10-22T18:43:00Z" w16du:dateUtc="2026-10-22T17:43:00Z">
        <w:r w:rsidR="00131343">
          <w:t>proposed</w:t>
        </w:r>
      </w:ins>
      <w:ins w:id="516" w:author="kyle O'Reilly" w:date="2026-10-22T18:18:00Z" w16du:dateUtc="2026-10-22T17:18:00Z">
        <w:r>
          <w:t xml:space="preserve"> Gantt Chart</w:t>
        </w:r>
      </w:ins>
      <w:ins w:id="517" w:author="kyle O'Reilly" w:date="2026-10-22T18:43:00Z" w16du:dateUtc="2026-10-22T17:43:00Z">
        <w:r w:rsidR="00BC102D">
          <w:t xml:space="preserve"> (See Figure </w:t>
        </w:r>
      </w:ins>
      <w:ins w:id="518" w:author="kyle O'Reilly" w:date="2026-10-24T10:06:00Z" w16du:dateUtc="2026-10-24T09:06:00Z">
        <w:r w:rsidR="006120CE">
          <w:t>2</w:t>
        </w:r>
      </w:ins>
      <w:ins w:id="519" w:author="kyle O'Reilly" w:date="2026-10-22T18:43:00Z" w16du:dateUtc="2026-10-22T17:43:00Z">
        <w:r w:rsidR="00BC102D">
          <w:t>)</w:t>
        </w:r>
      </w:ins>
      <w:ins w:id="520" w:author="kyle O'Reilly" w:date="2026-10-22T18:18:00Z" w16du:dateUtc="2026-10-22T17:18:00Z">
        <w:r>
          <w:t xml:space="preserve"> </w:t>
        </w:r>
      </w:ins>
      <w:ins w:id="521" w:author="kyle O'Reilly" w:date="2026-10-24T10:08:00Z" w16du:dateUtc="2026-10-24T09:08:00Z">
        <w:r w:rsidR="00E82C01">
          <w:t>illustrates the planned project activities</w:t>
        </w:r>
        <w:r w:rsidR="005340E9">
          <w:t xml:space="preserve"> and CA milestones.</w:t>
        </w:r>
      </w:ins>
    </w:p>
    <w:p w14:paraId="389C6F38" w14:textId="22DB81AA" w:rsidR="000C4F0B" w:rsidRDefault="00522AA5">
      <w:pPr>
        <w:keepNext/>
        <w:spacing w:line="360" w:lineRule="auto"/>
        <w:jc w:val="center"/>
        <w:rPr>
          <w:ins w:id="522" w:author="kyle O'Reilly" w:date="2026-10-22T18:40:00Z" w16du:dateUtc="2026-10-22T17:40:00Z"/>
        </w:rPr>
        <w:pPrChange w:id="523" w:author="kyle O'Reilly" w:date="2026-10-22T21:22:00Z" w16du:dateUtc="2026-10-22T20:22:00Z">
          <w:pPr/>
        </w:pPrChange>
      </w:pPr>
      <w:ins w:id="524" w:author="kyle O'Reilly" w:date="2026-10-22T18:42:00Z" w16du:dateUtc="2026-10-22T17:42:00Z">
        <w:r w:rsidRPr="00522AA5">
          <w:rPr>
            <w:noProof/>
          </w:rPr>
          <w:drawing>
            <wp:inline distT="0" distB="0" distL="0" distR="0" wp14:anchorId="5A0A1F10" wp14:editId="68003201">
              <wp:extent cx="5731510" cy="2573655"/>
              <wp:effectExtent l="0" t="0" r="2540" b="0"/>
              <wp:docPr id="1496030587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96030587" name="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25736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882EBDB" w14:textId="1ECDE32D" w:rsidR="006E2DFF" w:rsidRDefault="000C4F0B">
      <w:pPr>
        <w:pStyle w:val="Caption"/>
        <w:spacing w:line="360" w:lineRule="auto"/>
        <w:jc w:val="center"/>
        <w:rPr>
          <w:ins w:id="525" w:author="kyle O'Reilly" w:date="2026-10-22T18:18:00Z" w16du:dateUtc="2026-10-22T17:18:00Z"/>
        </w:rPr>
        <w:pPrChange w:id="526" w:author="kyle O'Reilly" w:date="2026-10-22T21:22:00Z" w16du:dateUtc="2026-10-22T20:22:00Z">
          <w:pPr/>
        </w:pPrChange>
      </w:pPr>
      <w:ins w:id="527" w:author="kyle O'Reilly" w:date="2026-10-22T18:40:00Z" w16du:dateUtc="2026-10-22T17:40:00Z">
        <w:r>
          <w:t xml:space="preserve">Figure </w:t>
        </w:r>
        <w:r>
          <w:fldChar w:fldCharType="begin"/>
        </w:r>
        <w:r>
          <w:instrText xml:space="preserve"> SEQ Figure \* ARABIC </w:instrText>
        </w:r>
      </w:ins>
      <w:r>
        <w:fldChar w:fldCharType="separate"/>
      </w:r>
      <w:ins w:id="528" w:author="kyle O'Reilly" w:date="2026-10-24T10:23:00Z" w16du:dateUtc="2026-10-24T09:23:00Z">
        <w:r w:rsidR="00851CC6">
          <w:rPr>
            <w:noProof/>
          </w:rPr>
          <w:t>2</w:t>
        </w:r>
      </w:ins>
      <w:ins w:id="529" w:author="kyle O'Reilly" w:date="2026-10-22T18:40:00Z" w16du:dateUtc="2026-10-22T17:40:00Z">
        <w:r>
          <w:fldChar w:fldCharType="end"/>
        </w:r>
        <w:r>
          <w:t>: Capstone Project - Project Timeline</w:t>
        </w:r>
      </w:ins>
    </w:p>
    <w:p w14:paraId="3197A03E" w14:textId="77777777" w:rsidR="00C52445" w:rsidDel="000C4F0B" w:rsidRDefault="00C52445">
      <w:pPr>
        <w:spacing w:line="360" w:lineRule="auto"/>
        <w:rPr>
          <w:del w:id="530" w:author="kyle O'Reilly" w:date="2026-10-22T18:41:00Z" w16du:dateUtc="2026-10-22T17:41:00Z"/>
        </w:rPr>
        <w:pPrChange w:id="531" w:author="kyle O'Reilly" w:date="2026-10-22T21:22:00Z" w16du:dateUtc="2026-10-22T20:22:00Z">
          <w:pPr/>
        </w:pPrChange>
      </w:pPr>
    </w:p>
    <w:p w14:paraId="164FB00A" w14:textId="77777777" w:rsidR="004D284A" w:rsidRDefault="004D284A">
      <w:pPr>
        <w:spacing w:line="360" w:lineRule="auto"/>
        <w:rPr>
          <w:ins w:id="532" w:author="kyle O'Reilly" w:date="2026-10-21T20:41:00Z" w16du:dateUtc="2026-10-21T19:41:00Z"/>
        </w:rPr>
        <w:pPrChange w:id="533" w:author="kyle O'Reilly" w:date="2026-10-22T21:22:00Z" w16du:dateUtc="2026-10-22T20:22:00Z">
          <w:pPr/>
        </w:pPrChange>
      </w:pPr>
    </w:p>
    <w:p w14:paraId="0CE47590" w14:textId="1B4EEA0B" w:rsidR="00197168" w:rsidRDefault="00197168">
      <w:pPr>
        <w:pStyle w:val="Heading1"/>
        <w:spacing w:line="360" w:lineRule="auto"/>
        <w:jc w:val="both"/>
        <w:rPr>
          <w:ins w:id="534" w:author="kyle O'Reilly" w:date="2026-10-21T20:41:00Z" w16du:dateUtc="2026-10-21T19:41:00Z"/>
        </w:rPr>
        <w:pPrChange w:id="535" w:author="kyle O'Reilly" w:date="2026-10-22T21:22:00Z" w16du:dateUtc="2026-10-22T20:22:00Z">
          <w:pPr/>
        </w:pPrChange>
      </w:pPr>
      <w:bookmarkStart w:id="536" w:name="_Toc243775175"/>
      <w:ins w:id="537" w:author="kyle O'Reilly" w:date="2026-10-21T20:41:00Z" w16du:dateUtc="2026-10-21T19:41:00Z">
        <w:r>
          <w:t>10. Ethical and Legal Considerations</w:t>
        </w:r>
        <w:bookmarkEnd w:id="536"/>
      </w:ins>
    </w:p>
    <w:p w14:paraId="06F0098C" w14:textId="2E2BFB2A" w:rsidR="001F7BBB" w:rsidRDefault="00197168" w:rsidP="00FD4D2E">
      <w:pPr>
        <w:rPr>
          <w:ins w:id="538" w:author="kyle O'Reilly" w:date="2026-10-24T10:09:00Z" w16du:dateUtc="2026-10-24T09:09:00Z"/>
        </w:rPr>
      </w:pPr>
      <w:ins w:id="539" w:author="kyle O'Reilly" w:date="2026-10-21T20:42:00Z" w16du:dateUtc="2026-10-21T19:42:00Z">
        <w:r>
          <w:t>This C</w:t>
        </w:r>
      </w:ins>
      <w:ins w:id="540" w:author="kyle O'Reilly" w:date="2026-10-21T20:43:00Z" w16du:dateUtc="2026-10-21T19:43:00Z">
        <w:r>
          <w:t xml:space="preserve">apstone Project will use </w:t>
        </w:r>
        <w:r w:rsidR="00C1381D">
          <w:t xml:space="preserve">publicly available </w:t>
        </w:r>
        <w:r>
          <w:t>historical stock</w:t>
        </w:r>
      </w:ins>
      <w:ins w:id="541" w:author="kyle O'Reilly" w:date="2026-10-21T22:01:00Z" w16du:dateUtc="2026-10-21T21:01:00Z">
        <w:r w:rsidR="00214521">
          <w:t xml:space="preserve"> </w:t>
        </w:r>
      </w:ins>
      <w:ins w:id="542" w:author="kyle O'Reilly" w:date="2026-10-21T20:43:00Z" w16du:dateUtc="2026-10-21T19:43:00Z">
        <w:r>
          <w:t xml:space="preserve">data </w:t>
        </w:r>
        <w:r w:rsidR="00C1381D">
          <w:t xml:space="preserve">and will not </w:t>
        </w:r>
        <w:r w:rsidR="009011DC">
          <w:t xml:space="preserve">collect personal information or involve human </w:t>
        </w:r>
      </w:ins>
      <w:ins w:id="543" w:author="kyle O'Reilly" w:date="2026-10-21T20:44:00Z" w16du:dateUtc="2026-10-21T19:44:00Z">
        <w:r w:rsidR="009011DC">
          <w:t xml:space="preserve">participants. </w:t>
        </w:r>
      </w:ins>
      <w:ins w:id="544" w:author="kyle O'Reilly" w:date="2026-10-24T10:09:00Z" w16du:dateUtc="2026-10-24T09:09:00Z">
        <w:r w:rsidR="001F7BBB">
          <w:t>The data usage conditions of Stooq and Tradi</w:t>
        </w:r>
      </w:ins>
      <w:ins w:id="545" w:author="kyle O'Reilly" w:date="2026-10-24T10:10:00Z" w16du:dateUtc="2026-10-24T09:10:00Z">
        <w:r w:rsidR="001F7BBB">
          <w:t>ng 212 will be reviewed, and both sources will be appropriately referenced.</w:t>
        </w:r>
      </w:ins>
    </w:p>
    <w:p w14:paraId="5E7F572D" w14:textId="77777777" w:rsidR="00FD4D2E" w:rsidRDefault="00056B86" w:rsidP="00FD4D2E">
      <w:pPr>
        <w:rPr>
          <w:ins w:id="546" w:author="kyle O'Reilly" w:date="2026-10-22T23:30:00Z" w16du:dateUtc="2026-10-22T22:30:00Z"/>
        </w:rPr>
      </w:pPr>
      <w:ins w:id="547" w:author="kyle O'Reilly" w:date="2026-10-21T22:09:00Z" w16du:dateUtc="2026-10-21T21:09:00Z">
        <w:r>
          <w:t>All results</w:t>
        </w:r>
        <w:r w:rsidR="00CF385C">
          <w:t>,</w:t>
        </w:r>
      </w:ins>
      <w:ins w:id="548" w:author="kyle O'Reilly" w:date="2026-10-21T20:47:00Z" w16du:dateUtc="2026-10-21T19:47:00Z">
        <w:r w:rsidR="00653540">
          <w:t xml:space="preserve"> including </w:t>
        </w:r>
      </w:ins>
      <w:ins w:id="549" w:author="kyle O'Reilly" w:date="2026-10-21T22:10:00Z" w16du:dateUtc="2026-10-21T21:10:00Z">
        <w:r w:rsidR="00CF385C">
          <w:t>inaccurate</w:t>
        </w:r>
      </w:ins>
      <w:ins w:id="550" w:author="kyle O'Reilly" w:date="2026-10-21T20:47:00Z" w16du:dateUtc="2026-10-21T19:47:00Z">
        <w:r w:rsidR="00653540">
          <w:t xml:space="preserve"> predictions, will be reported transparently. Th</w:t>
        </w:r>
      </w:ins>
      <w:ins w:id="551" w:author="kyle O'Reilly" w:date="2026-10-21T22:10:00Z" w16du:dateUtc="2026-10-21T21:10:00Z">
        <w:r w:rsidR="00CF385C">
          <w:t>is Capstone Project</w:t>
        </w:r>
      </w:ins>
      <w:ins w:id="552" w:author="kyle O'Reilly" w:date="2026-10-21T20:47:00Z" w16du:dateUtc="2026-10-21T19:47:00Z">
        <w:r w:rsidR="00653540">
          <w:t xml:space="preserve"> work is for academic purposes</w:t>
        </w:r>
      </w:ins>
      <w:ins w:id="553" w:author="kyle O'Reilly" w:date="2026-10-21T22:10:00Z" w16du:dateUtc="2026-10-21T21:10:00Z">
        <w:r w:rsidR="00CF385C">
          <w:t xml:space="preserve"> only</w:t>
        </w:r>
      </w:ins>
      <w:ins w:id="554" w:author="kyle O'Reilly" w:date="2026-10-21T20:47:00Z" w16du:dateUtc="2026-10-21T19:47:00Z">
        <w:r w:rsidR="00653540">
          <w:t xml:space="preserve"> and does </w:t>
        </w:r>
      </w:ins>
      <w:ins w:id="555" w:author="kyle O'Reilly" w:date="2026-10-22T00:14:00Z" w16du:dateUtc="2026-10-21T23:14:00Z">
        <w:r w:rsidR="00F038D8">
          <w:t xml:space="preserve">not </w:t>
        </w:r>
      </w:ins>
      <w:ins w:id="556" w:author="kyle O'Reilly" w:date="2026-10-21T20:47:00Z" w16du:dateUtc="2026-10-21T19:47:00Z">
        <w:r w:rsidR="00653540">
          <w:t>constitute financial inv</w:t>
        </w:r>
      </w:ins>
      <w:ins w:id="557" w:author="kyle O'Reilly" w:date="2026-10-21T20:48:00Z" w16du:dateUtc="2026-10-21T19:48:00Z">
        <w:r w:rsidR="00653540">
          <w:t>estment</w:t>
        </w:r>
      </w:ins>
      <w:ins w:id="558" w:author="kyle O'Reilly" w:date="2026-10-21T20:47:00Z" w16du:dateUtc="2026-10-21T19:47:00Z">
        <w:r w:rsidR="00653540">
          <w:t xml:space="preserve"> advice.</w:t>
        </w:r>
      </w:ins>
    </w:p>
    <w:p w14:paraId="64BFB972" w14:textId="5EFB01C2" w:rsidR="00197168" w:rsidRDefault="00197168" w:rsidP="00B932C7">
      <w:pPr>
        <w:pStyle w:val="Heading1"/>
        <w:spacing w:line="360" w:lineRule="auto"/>
        <w:jc w:val="both"/>
        <w:rPr>
          <w:ins w:id="559" w:author="kyle O'Reilly" w:date="2026-10-21T23:38:00Z" w16du:dateUtc="2026-10-21T22:38:00Z"/>
        </w:rPr>
        <w:pPrChange w:id="560" w:author="kyle O'Reilly" w:date="2026-10-24T22:58:00Z" w16du:dateUtc="2026-10-24T21:58:00Z">
          <w:pPr/>
        </w:pPrChange>
      </w:pPr>
      <w:bookmarkStart w:id="561" w:name="_Toc243775176"/>
      <w:ins w:id="562" w:author="kyle O'Reilly" w:date="2026-10-21T20:42:00Z" w16du:dateUtc="2026-10-21T19:42:00Z">
        <w:r>
          <w:lastRenderedPageBreak/>
          <w:t>References</w:t>
        </w:r>
        <w:bookmarkEnd w:id="561"/>
        <w:r>
          <w:t xml:space="preserve"> </w:t>
        </w:r>
      </w:ins>
    </w:p>
    <w:p w14:paraId="79599AE5" w14:textId="50110699" w:rsidR="004C3BD0" w:rsidRDefault="00BC223F" w:rsidP="00B932C7">
      <w:pPr>
        <w:spacing w:line="360" w:lineRule="auto"/>
        <w:jc w:val="both"/>
        <w:rPr>
          <w:ins w:id="563" w:author="kyle O'Reilly" w:date="2026-10-24T22:34:00Z" w16du:dateUtc="2026-10-24T21:34:00Z"/>
        </w:rPr>
        <w:pPrChange w:id="564" w:author="kyle O'Reilly" w:date="2026-10-24T22:58:00Z" w16du:dateUtc="2026-10-24T21:58:00Z">
          <w:pPr/>
        </w:pPrChange>
      </w:pPr>
      <w:ins w:id="565" w:author="kyle O'Reilly" w:date="2026-10-24T22:18:00Z" w16du:dateUtc="2026-10-24T21:18:00Z">
        <w:r>
          <w:t>Divyashree</w:t>
        </w:r>
        <w:r w:rsidR="009315DD">
          <w:t>,</w:t>
        </w:r>
      </w:ins>
      <w:ins w:id="566" w:author="kyle O'Reilly" w:date="2026-10-24T22:20:00Z" w16du:dateUtc="2026-10-24T21:20:00Z">
        <w:r w:rsidR="00E12199">
          <w:t xml:space="preserve"> </w:t>
        </w:r>
      </w:ins>
      <w:ins w:id="567" w:author="kyle O'Reilly" w:date="2026-10-24T22:18:00Z" w16du:dateUtc="2026-10-24T21:18:00Z">
        <w:r w:rsidR="009315DD">
          <w:t>S</w:t>
        </w:r>
      </w:ins>
      <w:ins w:id="568" w:author="kyle O'Reilly" w:date="2026-10-24T22:23:00Z" w16du:dateUtc="2026-10-24T21:23:00Z">
        <w:r w:rsidR="00CA5900">
          <w:t>., Joshua</w:t>
        </w:r>
        <w:r w:rsidR="00021F61">
          <w:t xml:space="preserve">, C.J., </w:t>
        </w:r>
      </w:ins>
      <w:ins w:id="569" w:author="kyle O'Reilly" w:date="2026-10-24T22:24:00Z" w16du:dateUtc="2026-10-24T21:24:00Z">
        <w:r w:rsidR="00021F61">
          <w:t>MD, A. Q., Mohan</w:t>
        </w:r>
        <w:r w:rsidR="003D1213">
          <w:t xml:space="preserve">, S., Abdullah, A.S., Mohamad, U.H., </w:t>
        </w:r>
        <w:proofErr w:type="spellStart"/>
        <w:r w:rsidR="003D1213">
          <w:t>Innab</w:t>
        </w:r>
        <w:proofErr w:type="spellEnd"/>
        <w:r w:rsidR="003D1213">
          <w:t xml:space="preserve">, N. and Ahmadian, </w:t>
        </w:r>
      </w:ins>
      <w:ins w:id="570" w:author="kyle O'Reilly" w:date="2026-10-24T22:25:00Z" w16du:dateUtc="2026-10-24T21:25:00Z">
        <w:r w:rsidR="003D1213">
          <w:t>A. (2024</w:t>
        </w:r>
        <w:r w:rsidR="00D60BE3">
          <w:t>)</w:t>
        </w:r>
        <w:r w:rsidR="00556EE2">
          <w:t xml:space="preserve"> ‘Enabling business </w:t>
        </w:r>
      </w:ins>
      <w:ins w:id="571" w:author="kyle O'Reilly" w:date="2026-10-24T22:26:00Z" w16du:dateUtc="2026-10-24T21:26:00Z">
        <w:r w:rsidR="00556EE2">
          <w:t>sustainability for stock market data using machine learning and deep learning approaches</w:t>
        </w:r>
        <w:r w:rsidR="005B339D">
          <w:t xml:space="preserve">’, </w:t>
        </w:r>
        <w:r w:rsidR="005B339D" w:rsidRPr="005139D8">
          <w:rPr>
            <w:i/>
            <w:iCs/>
            <w:rPrChange w:id="572" w:author="kyle O'Reilly" w:date="2026-10-24T22:30:00Z" w16du:dateUtc="2026-10-24T21:30:00Z">
              <w:rPr/>
            </w:rPrChange>
          </w:rPr>
          <w:t>Annals of Operations Research</w:t>
        </w:r>
        <w:r w:rsidR="005B339D">
          <w:t>, 342, pp.</w:t>
        </w:r>
      </w:ins>
      <w:ins w:id="573" w:author="kyle O'Reilly" w:date="2026-10-24T22:27:00Z" w16du:dateUtc="2026-10-24T21:27:00Z">
        <w:r w:rsidR="00580174">
          <w:t xml:space="preserve">1-37. </w:t>
        </w:r>
        <w:proofErr w:type="spellStart"/>
        <w:r w:rsidR="00580174">
          <w:t>doi</w:t>
        </w:r>
        <w:proofErr w:type="spellEnd"/>
        <w:r w:rsidR="00580174">
          <w:t xml:space="preserve">: </w:t>
        </w:r>
      </w:ins>
      <w:ins w:id="574" w:author="kyle O'Reilly" w:date="2026-10-24T22:28:00Z" w16du:dateUtc="2026-10-24T21:28:00Z">
        <w:r w:rsidR="00160A3C">
          <w:fldChar w:fldCharType="begin"/>
        </w:r>
        <w:r w:rsidR="00160A3C">
          <w:instrText>HYPERLINK "</w:instrText>
        </w:r>
      </w:ins>
      <w:ins w:id="575" w:author="kyle O'Reilly" w:date="2026-10-24T22:27:00Z" w16du:dateUtc="2026-10-24T21:27:00Z">
        <w:r w:rsidR="00160A3C">
          <w:instrText>https://doi.org/10.1007/s10479-024-06118</w:instrText>
        </w:r>
      </w:ins>
      <w:ins w:id="576" w:author="kyle O'Reilly" w:date="2026-10-24T22:28:00Z" w16du:dateUtc="2026-10-24T21:28:00Z">
        <w:r w:rsidR="00160A3C">
          <w:instrText>-x"</w:instrText>
        </w:r>
        <w:r w:rsidR="00160A3C">
          <w:fldChar w:fldCharType="separate"/>
        </w:r>
      </w:ins>
      <w:ins w:id="577" w:author="kyle O'Reilly" w:date="2026-10-24T22:27:00Z" w16du:dateUtc="2026-10-24T21:27:00Z">
        <w:r w:rsidR="00160A3C" w:rsidRPr="00BC2DE7">
          <w:rPr>
            <w:rStyle w:val="Hyperlink"/>
          </w:rPr>
          <w:t>https://doi.org/10.1007/s10479-024-06118</w:t>
        </w:r>
      </w:ins>
      <w:ins w:id="578" w:author="kyle O'Reilly" w:date="2026-10-24T22:28:00Z" w16du:dateUtc="2026-10-24T21:28:00Z">
        <w:r w:rsidR="00160A3C" w:rsidRPr="00BC2DE7">
          <w:rPr>
            <w:rStyle w:val="Hyperlink"/>
          </w:rPr>
          <w:t>-x</w:t>
        </w:r>
        <w:r w:rsidR="00160A3C">
          <w:fldChar w:fldCharType="end"/>
        </w:r>
        <w:r w:rsidR="00160A3C">
          <w:t xml:space="preserve"> (Accessed 1</w:t>
        </w:r>
      </w:ins>
      <w:ins w:id="579" w:author="kyle O'Reilly" w:date="2026-10-24T22:50:00Z" w16du:dateUtc="2026-10-24T21:50:00Z">
        <w:r w:rsidR="0040704B">
          <w:t>2</w:t>
        </w:r>
      </w:ins>
      <w:ins w:id="580" w:author="kyle O'Reilly" w:date="2026-10-24T22:28:00Z" w16du:dateUtc="2026-10-24T21:28:00Z">
        <w:r w:rsidR="00160A3C">
          <w:t xml:space="preserve"> October 2026).</w:t>
        </w:r>
      </w:ins>
      <w:ins w:id="581" w:author="kyle O'Reilly" w:date="2026-10-24T22:19:00Z" w16du:dateUtc="2026-10-24T21:19:00Z">
        <w:r w:rsidR="009315DD">
          <w:t xml:space="preserve"> </w:t>
        </w:r>
      </w:ins>
    </w:p>
    <w:p w14:paraId="486E39EB" w14:textId="6EA11434" w:rsidR="000C66EF" w:rsidRDefault="000C66EF" w:rsidP="00B932C7">
      <w:pPr>
        <w:spacing w:line="360" w:lineRule="auto"/>
        <w:jc w:val="both"/>
        <w:rPr>
          <w:ins w:id="582" w:author="kyle O'Reilly" w:date="2026-10-24T22:36:00Z" w16du:dateUtc="2026-10-24T21:36:00Z"/>
        </w:rPr>
        <w:pPrChange w:id="583" w:author="kyle O'Reilly" w:date="2026-10-24T22:58:00Z" w16du:dateUtc="2026-10-24T21:58:00Z">
          <w:pPr/>
        </w:pPrChange>
      </w:pPr>
      <w:ins w:id="584" w:author="kyle O'Reilly" w:date="2026-10-24T22:29:00Z" w16du:dateUtc="2026-10-24T21:29:00Z">
        <w:r>
          <w:t xml:space="preserve">Indra, </w:t>
        </w:r>
        <w:proofErr w:type="spellStart"/>
        <w:r>
          <w:t>Suipa</w:t>
        </w:r>
        <w:r w:rsidR="002318F8">
          <w:t>n</w:t>
        </w:r>
        <w:proofErr w:type="spellEnd"/>
        <w:r w:rsidR="002318F8">
          <w:t xml:space="preserve">, </w:t>
        </w:r>
        <w:r w:rsidR="00C1196E">
          <w:t xml:space="preserve">S., </w:t>
        </w:r>
        <w:proofErr w:type="spellStart"/>
        <w:r w:rsidR="00C1196E">
          <w:t>Sukono</w:t>
        </w:r>
        <w:proofErr w:type="spellEnd"/>
        <w:r w:rsidR="00C1196E">
          <w:t xml:space="preserve">, </w:t>
        </w:r>
        <w:proofErr w:type="spellStart"/>
        <w:r w:rsidR="00C1196E">
          <w:t>Riaman</w:t>
        </w:r>
        <w:proofErr w:type="spellEnd"/>
        <w:r w:rsidR="00C1196E">
          <w:t>, Saputra, M</w:t>
        </w:r>
      </w:ins>
      <w:ins w:id="585" w:author="kyle O'Reilly" w:date="2026-10-24T22:30:00Z" w16du:dateUtc="2026-10-24T21:30:00Z">
        <w:r w:rsidR="00C1196E">
          <w:t xml:space="preserve">.P.A., Azahra, A.S. and </w:t>
        </w:r>
        <w:proofErr w:type="spellStart"/>
        <w:r w:rsidR="00C1196E">
          <w:t>Pirdaus</w:t>
        </w:r>
        <w:proofErr w:type="spellEnd"/>
        <w:r w:rsidR="00C1196E">
          <w:t>, D.I</w:t>
        </w:r>
        <w:r w:rsidR="005139D8">
          <w:t>. (2025) ‘Stock Return Predictions on the LQ45 M</w:t>
        </w:r>
      </w:ins>
      <w:ins w:id="586" w:author="kyle O'Reilly" w:date="2026-10-24T22:31:00Z" w16du:dateUtc="2026-10-24T21:31:00Z">
        <w:r w:rsidR="005139D8">
          <w:t>arket Index in the Indo</w:t>
        </w:r>
        <w:r w:rsidR="00DB269C">
          <w:t xml:space="preserve">nesia Stock Exchange </w:t>
        </w:r>
        <w:r w:rsidR="00636DBA">
          <w:t>Using</w:t>
        </w:r>
        <w:r w:rsidR="00DB269C">
          <w:t xml:space="preserve"> a Machine Learning </w:t>
        </w:r>
        <w:r w:rsidR="00636DBA">
          <w:t>Algorithm</w:t>
        </w:r>
        <w:r w:rsidR="00DB269C">
          <w:t xml:space="preserve"> Based on Technical Indicators</w:t>
        </w:r>
        <w:r w:rsidR="00636DBA">
          <w:t xml:space="preserve">’, </w:t>
        </w:r>
        <w:r w:rsidR="00636DBA" w:rsidRPr="00636DBA">
          <w:rPr>
            <w:i/>
            <w:iCs/>
            <w:rPrChange w:id="587" w:author="kyle O'Reilly" w:date="2026-10-24T22:32:00Z" w16du:dateUtc="2026-10-24T21:32:00Z">
              <w:rPr/>
            </w:rPrChange>
          </w:rPr>
          <w:t xml:space="preserve">Journal of Risk and </w:t>
        </w:r>
      </w:ins>
      <w:ins w:id="588" w:author="kyle O'Reilly" w:date="2026-10-24T22:32:00Z" w16du:dateUtc="2026-10-24T21:32:00Z">
        <w:r w:rsidR="00636DBA" w:rsidRPr="00636DBA">
          <w:rPr>
            <w:i/>
            <w:iCs/>
            <w:rPrChange w:id="589" w:author="kyle O'Reilly" w:date="2026-10-24T22:32:00Z" w16du:dateUtc="2026-10-24T21:32:00Z">
              <w:rPr/>
            </w:rPrChange>
          </w:rPr>
          <w:t>Financial Management</w:t>
        </w:r>
        <w:r w:rsidR="00636DBA">
          <w:t xml:space="preserve">, 18(12), </w:t>
        </w:r>
        <w:r w:rsidR="007D4711">
          <w:t xml:space="preserve">714. </w:t>
        </w:r>
        <w:proofErr w:type="spellStart"/>
        <w:r w:rsidR="007D4711">
          <w:t>doi</w:t>
        </w:r>
        <w:proofErr w:type="spellEnd"/>
        <w:r w:rsidR="007D4711">
          <w:t xml:space="preserve">: </w:t>
        </w:r>
      </w:ins>
      <w:ins w:id="590" w:author="kyle O'Reilly" w:date="2026-10-24T22:40:00Z" w16du:dateUtc="2026-10-24T21:40:00Z">
        <w:r w:rsidR="00724373">
          <w:fldChar w:fldCharType="begin"/>
        </w:r>
        <w:r w:rsidR="00724373">
          <w:instrText>HYPERLINK "</w:instrText>
        </w:r>
      </w:ins>
      <w:ins w:id="591" w:author="kyle O'Reilly" w:date="2026-10-24T22:32:00Z" w16du:dateUtc="2026-10-24T21:32:00Z">
        <w:r w:rsidR="00724373" w:rsidRPr="00724373">
          <w:rPr>
            <w:rPrChange w:id="592" w:author="kyle O'Reilly" w:date="2026-10-24T22:40:00Z" w16du:dateUtc="2026-10-24T21:40:00Z">
              <w:rPr>
                <w:rStyle w:val="Hyperlink"/>
              </w:rPr>
            </w:rPrChange>
          </w:rPr>
          <w:instrText>https://doi</w:instrText>
        </w:r>
      </w:ins>
      <w:ins w:id="593" w:author="kyle O'Reilly" w:date="2026-10-24T22:40:00Z" w16du:dateUtc="2026-10-24T21:40:00Z">
        <w:r w:rsidR="00724373" w:rsidRPr="00724373">
          <w:rPr>
            <w:rPrChange w:id="594" w:author="kyle O'Reilly" w:date="2026-10-24T22:40:00Z" w16du:dateUtc="2026-10-24T21:40:00Z">
              <w:rPr>
                <w:rStyle w:val="Hyperlink"/>
              </w:rPr>
            </w:rPrChange>
          </w:rPr>
          <w:instrText>.</w:instrText>
        </w:r>
      </w:ins>
      <w:ins w:id="595" w:author="kyle O'Reilly" w:date="2026-10-24T22:32:00Z" w16du:dateUtc="2026-10-24T21:32:00Z">
        <w:r w:rsidR="00724373" w:rsidRPr="00724373">
          <w:rPr>
            <w:rPrChange w:id="596" w:author="kyle O'Reilly" w:date="2026-10-24T22:40:00Z" w16du:dateUtc="2026-10-24T21:40:00Z">
              <w:rPr>
                <w:rStyle w:val="Hyperlink"/>
              </w:rPr>
            </w:rPrChange>
          </w:rPr>
          <w:instrText>org</w:instrText>
        </w:r>
      </w:ins>
      <w:ins w:id="597" w:author="kyle O'Reilly" w:date="2026-10-24T22:33:00Z" w16du:dateUtc="2026-10-24T21:33:00Z">
        <w:r w:rsidR="00724373" w:rsidRPr="00724373">
          <w:rPr>
            <w:rPrChange w:id="598" w:author="kyle O'Reilly" w:date="2026-10-24T22:40:00Z" w16du:dateUtc="2026-10-24T21:40:00Z">
              <w:rPr>
                <w:rStyle w:val="Hyperlink"/>
              </w:rPr>
            </w:rPrChange>
          </w:rPr>
          <w:instrText>/10.3390/jrfm18120714</w:instrText>
        </w:r>
      </w:ins>
      <w:ins w:id="599" w:author="kyle O'Reilly" w:date="2026-10-24T22:40:00Z" w16du:dateUtc="2026-10-24T21:40:00Z">
        <w:r w:rsidR="00724373">
          <w:instrText>"</w:instrText>
        </w:r>
        <w:r w:rsidR="00724373">
          <w:fldChar w:fldCharType="separate"/>
        </w:r>
      </w:ins>
      <w:ins w:id="600" w:author="kyle O'Reilly" w:date="2026-10-24T22:32:00Z" w16du:dateUtc="2026-10-24T21:32:00Z">
        <w:r w:rsidR="00724373" w:rsidRPr="00E17EC4">
          <w:rPr>
            <w:rStyle w:val="Hyperlink"/>
          </w:rPr>
          <w:t>https://doi</w:t>
        </w:r>
      </w:ins>
      <w:ins w:id="601" w:author="kyle O'Reilly" w:date="2026-10-24T22:40:00Z" w16du:dateUtc="2026-10-24T21:40:00Z">
        <w:r w:rsidR="00724373" w:rsidRPr="00E17EC4">
          <w:rPr>
            <w:rStyle w:val="Hyperlink"/>
          </w:rPr>
          <w:t>.</w:t>
        </w:r>
      </w:ins>
      <w:ins w:id="602" w:author="kyle O'Reilly" w:date="2026-10-24T22:32:00Z" w16du:dateUtc="2026-10-24T21:32:00Z">
        <w:r w:rsidR="00724373" w:rsidRPr="00E17EC4">
          <w:rPr>
            <w:rStyle w:val="Hyperlink"/>
          </w:rPr>
          <w:t>org</w:t>
        </w:r>
      </w:ins>
      <w:ins w:id="603" w:author="kyle O'Reilly" w:date="2026-10-24T22:33:00Z" w16du:dateUtc="2026-10-24T21:33:00Z">
        <w:r w:rsidR="00724373" w:rsidRPr="00E17EC4">
          <w:rPr>
            <w:rStyle w:val="Hyperlink"/>
          </w:rPr>
          <w:t>/10.3390/jrfm18120714</w:t>
        </w:r>
      </w:ins>
      <w:ins w:id="604" w:author="kyle O'Reilly" w:date="2026-10-24T22:40:00Z" w16du:dateUtc="2026-10-24T21:40:00Z">
        <w:r w:rsidR="00724373">
          <w:fldChar w:fldCharType="end"/>
        </w:r>
      </w:ins>
      <w:ins w:id="605" w:author="kyle O'Reilly" w:date="2026-10-24T22:33:00Z" w16du:dateUtc="2026-10-24T21:33:00Z">
        <w:r w:rsidR="007D4711">
          <w:t xml:space="preserve"> (Accessed</w:t>
        </w:r>
        <w:r w:rsidR="00ED57E6">
          <w:t xml:space="preserve"> 1</w:t>
        </w:r>
      </w:ins>
      <w:ins w:id="606" w:author="kyle O'Reilly" w:date="2026-10-24T22:50:00Z" w16du:dateUtc="2026-10-24T21:50:00Z">
        <w:r w:rsidR="0040704B">
          <w:t>2</w:t>
        </w:r>
      </w:ins>
      <w:ins w:id="607" w:author="kyle O'Reilly" w:date="2026-10-24T22:33:00Z" w16du:dateUtc="2026-10-24T21:33:00Z">
        <w:r w:rsidR="00ED57E6">
          <w:t xml:space="preserve"> October 2026).</w:t>
        </w:r>
      </w:ins>
    </w:p>
    <w:p w14:paraId="0F7A7970" w14:textId="70F7589C" w:rsidR="00D76F0D" w:rsidRDefault="00D76F0D" w:rsidP="00B932C7">
      <w:pPr>
        <w:spacing w:line="360" w:lineRule="auto"/>
        <w:jc w:val="both"/>
        <w:rPr>
          <w:ins w:id="608" w:author="kyle O'Reilly" w:date="2026-10-24T22:33:00Z" w16du:dateUtc="2026-10-24T21:33:00Z"/>
        </w:rPr>
        <w:pPrChange w:id="609" w:author="kyle O'Reilly" w:date="2026-10-24T22:58:00Z" w16du:dateUtc="2026-10-24T21:58:00Z">
          <w:pPr/>
        </w:pPrChange>
      </w:pPr>
      <w:proofErr w:type="spellStart"/>
      <w:ins w:id="610" w:author="kyle O'Reilly" w:date="2026-10-24T22:36:00Z" w16du:dateUtc="2026-10-24T21:36:00Z">
        <w:r>
          <w:t>Jeribi</w:t>
        </w:r>
        <w:proofErr w:type="spellEnd"/>
        <w:r>
          <w:t xml:space="preserve">, F., Martin, R.J., Mittal, R., Jari, H., </w:t>
        </w:r>
      </w:ins>
      <w:ins w:id="611" w:author="kyle O'Reilly" w:date="2026-10-24T22:37:00Z" w16du:dateUtc="2026-10-24T21:37:00Z">
        <w:r>
          <w:t xml:space="preserve">Alhazmi, A.H., Malik, V., Swapna, S.L., Goyal, S.B., Kumar, M. and </w:t>
        </w:r>
        <w:r w:rsidR="00872D3C">
          <w:t>Singh, S.V (2024)</w:t>
        </w:r>
      </w:ins>
      <w:ins w:id="612" w:author="kyle O'Reilly" w:date="2026-10-24T22:38:00Z" w16du:dateUtc="2026-10-24T21:38:00Z">
        <w:r w:rsidR="00872D3C">
          <w:t xml:space="preserve"> ‘a Deep Learning Based Expert Framework for Portfolio Prediction and Forecasting’, </w:t>
        </w:r>
        <w:r w:rsidR="00872D3C" w:rsidRPr="00872D3C">
          <w:rPr>
            <w:i/>
            <w:iCs/>
            <w:rPrChange w:id="613" w:author="kyle O'Reilly" w:date="2026-10-24T22:38:00Z" w16du:dateUtc="2026-10-24T21:38:00Z">
              <w:rPr/>
            </w:rPrChange>
          </w:rPr>
          <w:t>IEEE Access</w:t>
        </w:r>
        <w:r w:rsidR="00872D3C">
          <w:t xml:space="preserve">, 12, pp. </w:t>
        </w:r>
      </w:ins>
      <w:ins w:id="614" w:author="kyle O'Reilly" w:date="2026-10-24T22:39:00Z" w16du:dateUtc="2026-10-24T21:39:00Z">
        <w:r w:rsidR="00763286">
          <w:t>1-20</w:t>
        </w:r>
        <w:r w:rsidR="00EB7DDA">
          <w:t xml:space="preserve">. </w:t>
        </w:r>
        <w:proofErr w:type="spellStart"/>
        <w:r w:rsidR="00EB7DDA">
          <w:t>doi</w:t>
        </w:r>
        <w:proofErr w:type="spellEnd"/>
        <w:r w:rsidR="00EB7DDA">
          <w:t xml:space="preserve">: </w:t>
        </w:r>
      </w:ins>
      <w:ins w:id="615" w:author="kyle O'Reilly" w:date="2026-10-24T22:40:00Z" w16du:dateUtc="2026-10-24T21:40:00Z">
        <w:r w:rsidR="00E17EC4">
          <w:fldChar w:fldCharType="begin"/>
        </w:r>
        <w:r w:rsidR="00E17EC4">
          <w:instrText>HYPERLINK "</w:instrText>
        </w:r>
      </w:ins>
      <w:ins w:id="616" w:author="kyle O'Reilly" w:date="2026-10-24T22:39:00Z" w16du:dateUtc="2026-10-24T21:39:00Z">
        <w:r w:rsidR="00E17EC4">
          <w:instrText>https://</w:instrText>
        </w:r>
      </w:ins>
      <w:ins w:id="617" w:author="kyle O'Reilly" w:date="2026-10-24T22:40:00Z" w16du:dateUtc="2026-10-24T21:40:00Z">
        <w:r w:rsidR="00E17EC4">
          <w:instrText>doi.org/10.1109/ACCESS.2024.3434528"</w:instrText>
        </w:r>
        <w:r w:rsidR="00E17EC4">
          <w:fldChar w:fldCharType="separate"/>
        </w:r>
      </w:ins>
      <w:ins w:id="618" w:author="kyle O'Reilly" w:date="2026-10-24T22:39:00Z" w16du:dateUtc="2026-10-24T21:39:00Z">
        <w:r w:rsidR="00E17EC4" w:rsidRPr="00BC2DE7">
          <w:rPr>
            <w:rStyle w:val="Hyperlink"/>
          </w:rPr>
          <w:t>https://</w:t>
        </w:r>
      </w:ins>
      <w:ins w:id="619" w:author="kyle O'Reilly" w:date="2026-10-24T22:40:00Z" w16du:dateUtc="2026-10-24T21:40:00Z">
        <w:r w:rsidR="00E17EC4" w:rsidRPr="00BC2DE7">
          <w:rPr>
            <w:rStyle w:val="Hyperlink"/>
          </w:rPr>
          <w:t>doi.org/10.1109/ACCESS.2024.3434528</w:t>
        </w:r>
        <w:r w:rsidR="00E17EC4">
          <w:fldChar w:fldCharType="end"/>
        </w:r>
        <w:r w:rsidR="00E17EC4">
          <w:t xml:space="preserve"> (Accessed 12 October 2026).</w:t>
        </w:r>
      </w:ins>
    </w:p>
    <w:p w14:paraId="13B4B7B7" w14:textId="1A354DD9" w:rsidR="00D76F0D" w:rsidRDefault="00D76F0D" w:rsidP="00B932C7">
      <w:pPr>
        <w:spacing w:line="360" w:lineRule="auto"/>
        <w:jc w:val="both"/>
        <w:rPr>
          <w:ins w:id="620" w:author="kyle O'Reilly" w:date="2026-10-24T22:58:00Z" w16du:dateUtc="2026-10-24T21:58:00Z"/>
        </w:rPr>
        <w:pPrChange w:id="621" w:author="kyle O'Reilly" w:date="2026-10-24T22:58:00Z" w16du:dateUtc="2026-10-24T21:58:00Z">
          <w:pPr/>
        </w:pPrChange>
      </w:pPr>
      <w:proofErr w:type="spellStart"/>
      <w:ins w:id="622" w:author="kyle O'Reilly" w:date="2026-10-24T22:36:00Z" w16du:dateUtc="2026-10-24T21:36:00Z">
        <w:r>
          <w:t>K</w:t>
        </w:r>
      </w:ins>
      <w:ins w:id="623" w:author="kyle O'Reilly" w:date="2026-10-24T22:41:00Z" w16du:dateUtc="2026-10-24T21:41:00Z">
        <w:r w:rsidR="009471B7">
          <w:t>huwaja</w:t>
        </w:r>
        <w:proofErr w:type="spellEnd"/>
        <w:r w:rsidR="009471B7">
          <w:t xml:space="preserve">, P., Khowaja, S.A., Khoso, I. and </w:t>
        </w:r>
        <w:r w:rsidR="009367D5">
          <w:t>Lashari, I.A. (2020) ‘Predict</w:t>
        </w:r>
      </w:ins>
      <w:ins w:id="624" w:author="kyle O'Reilly" w:date="2026-10-24T22:42:00Z" w16du:dateUtc="2026-10-24T21:42:00Z">
        <w:r w:rsidR="009367D5">
          <w:t xml:space="preserve">ion of stock movement using phase space reconstruction and extreme learning machines’, </w:t>
        </w:r>
        <w:r w:rsidR="009367D5" w:rsidRPr="000511A7">
          <w:rPr>
            <w:i/>
            <w:iCs/>
            <w:rPrChange w:id="625" w:author="kyle O'Reilly" w:date="2026-10-24T22:43:00Z" w16du:dateUtc="2026-10-24T21:43:00Z">
              <w:rPr/>
            </w:rPrChange>
          </w:rPr>
          <w:t xml:space="preserve">Journal of Experimental &amp; Theoretical </w:t>
        </w:r>
      </w:ins>
      <w:ins w:id="626" w:author="kyle O'Reilly" w:date="2026-10-24T22:43:00Z" w16du:dateUtc="2026-10-24T21:43:00Z">
        <w:r w:rsidR="000511A7" w:rsidRPr="000511A7">
          <w:rPr>
            <w:i/>
            <w:iCs/>
            <w:rPrChange w:id="627" w:author="kyle O'Reilly" w:date="2026-10-24T22:43:00Z" w16du:dateUtc="2026-10-24T21:43:00Z">
              <w:rPr/>
            </w:rPrChange>
          </w:rPr>
          <w:t>Artificial</w:t>
        </w:r>
      </w:ins>
      <w:ins w:id="628" w:author="kyle O'Reilly" w:date="2026-10-24T22:42:00Z" w16du:dateUtc="2026-10-24T21:42:00Z">
        <w:r w:rsidR="009367D5" w:rsidRPr="000511A7">
          <w:rPr>
            <w:i/>
            <w:iCs/>
            <w:rPrChange w:id="629" w:author="kyle O'Reilly" w:date="2026-10-24T22:43:00Z" w16du:dateUtc="2026-10-24T21:43:00Z">
              <w:rPr/>
            </w:rPrChange>
          </w:rPr>
          <w:t xml:space="preserve"> Intelligence</w:t>
        </w:r>
        <w:r w:rsidR="009367D5">
          <w:t>, 32(1)</w:t>
        </w:r>
      </w:ins>
      <w:ins w:id="630" w:author="kyle O'Reilly" w:date="2026-10-24T22:43:00Z" w16du:dateUtc="2026-10-24T21:43:00Z">
        <w:r w:rsidR="000511A7">
          <w:t>, pp.</w:t>
        </w:r>
        <w:r w:rsidR="006512E2">
          <w:t xml:space="preserve">1-22. </w:t>
        </w:r>
        <w:proofErr w:type="spellStart"/>
        <w:r w:rsidR="006512E2">
          <w:t>doi</w:t>
        </w:r>
        <w:proofErr w:type="spellEnd"/>
        <w:r w:rsidR="006512E2">
          <w:t xml:space="preserve">: </w:t>
        </w:r>
      </w:ins>
      <w:ins w:id="631" w:author="kyle O'Reilly" w:date="2026-10-24T22:44:00Z" w16du:dateUtc="2026-10-24T21:44:00Z">
        <w:r w:rsidR="00D44230">
          <w:fldChar w:fldCharType="begin"/>
        </w:r>
        <w:r w:rsidR="00D44230">
          <w:instrText>HYPERLINK "</w:instrText>
        </w:r>
      </w:ins>
      <w:ins w:id="632" w:author="kyle O'Reilly" w:date="2026-10-24T22:43:00Z" w16du:dateUtc="2026-10-24T21:43:00Z">
        <w:r w:rsidR="00D44230">
          <w:instrText>htt</w:instrText>
        </w:r>
      </w:ins>
      <w:ins w:id="633" w:author="kyle O'Reilly" w:date="2026-10-24T22:44:00Z" w16du:dateUtc="2026-10-24T21:44:00Z">
        <w:r w:rsidR="00D44230">
          <w:instrText>ps://10.1080/09052813X.2019.1620870"</w:instrText>
        </w:r>
        <w:r w:rsidR="00D44230">
          <w:fldChar w:fldCharType="separate"/>
        </w:r>
      </w:ins>
      <w:ins w:id="634" w:author="kyle O'Reilly" w:date="2026-10-24T22:43:00Z" w16du:dateUtc="2026-10-24T21:43:00Z">
        <w:r w:rsidR="00D44230" w:rsidRPr="00BC2DE7">
          <w:rPr>
            <w:rStyle w:val="Hyperlink"/>
          </w:rPr>
          <w:t>htt</w:t>
        </w:r>
      </w:ins>
      <w:ins w:id="635" w:author="kyle O'Reilly" w:date="2026-10-24T22:44:00Z" w16du:dateUtc="2026-10-24T21:44:00Z">
        <w:r w:rsidR="00D44230" w:rsidRPr="00BC2DE7">
          <w:rPr>
            <w:rStyle w:val="Hyperlink"/>
          </w:rPr>
          <w:t>ps://10.1080/09052813X.2019.1620870</w:t>
        </w:r>
        <w:r w:rsidR="00D44230">
          <w:fldChar w:fldCharType="end"/>
        </w:r>
        <w:r w:rsidR="00D44230">
          <w:t xml:space="preserve"> (Accessed 12 October 2026).</w:t>
        </w:r>
      </w:ins>
    </w:p>
    <w:p w14:paraId="07D4D76D" w14:textId="77777777" w:rsidR="00B932C7" w:rsidRPr="00616EBB" w:rsidRDefault="00B932C7" w:rsidP="00B932C7">
      <w:pPr>
        <w:spacing w:line="360" w:lineRule="auto"/>
        <w:jc w:val="both"/>
        <w:rPr>
          <w:ins w:id="636" w:author="kyle O'Reilly" w:date="2026-10-24T22:58:00Z" w16du:dateUtc="2026-10-24T21:58:00Z"/>
        </w:rPr>
        <w:pPrChange w:id="637" w:author="kyle O'Reilly" w:date="2026-10-24T22:58:00Z" w16du:dateUtc="2026-10-24T21:58:00Z">
          <w:pPr/>
        </w:pPrChange>
      </w:pPr>
      <w:ins w:id="638" w:author="kyle O'Reilly" w:date="2026-10-24T22:58:00Z" w16du:dateUtc="2026-10-24T21:58:00Z">
        <w:r>
          <w:t>Stooq</w:t>
        </w:r>
        <w:r w:rsidRPr="00616EBB">
          <w:t xml:space="preserve"> (2026)</w:t>
        </w:r>
        <w:r>
          <w:t xml:space="preserve"> </w:t>
        </w:r>
        <w:r w:rsidRPr="009F06BE">
          <w:rPr>
            <w:i/>
            <w:iCs/>
          </w:rPr>
          <w:t>Historical data: Coca-Cola Co (KO.US).</w:t>
        </w:r>
        <w:r w:rsidRPr="00616EBB">
          <w:t xml:space="preserve"> Available at: </w:t>
        </w:r>
        <w:r w:rsidRPr="00616EBB">
          <w:fldChar w:fldCharType="begin"/>
        </w:r>
        <w:r w:rsidRPr="00616EBB">
          <w:instrText>HYPERLINK "https://stooq.com/q/d/?s=ko.us"</w:instrText>
        </w:r>
        <w:r w:rsidRPr="00616EBB">
          <w:fldChar w:fldCharType="separate"/>
        </w:r>
        <w:r w:rsidRPr="00616EBB">
          <w:rPr>
            <w:rStyle w:val="Hyperlink"/>
          </w:rPr>
          <w:t>https://stooq.com/q/d/?s=ko.us</w:t>
        </w:r>
        <w:r w:rsidRPr="00616EBB">
          <w:fldChar w:fldCharType="end"/>
        </w:r>
        <w:r w:rsidRPr="00616EBB">
          <w:t xml:space="preserve"> (Accessed: 21 October 2026).</w:t>
        </w:r>
      </w:ins>
    </w:p>
    <w:p w14:paraId="0B591B9C" w14:textId="77777777" w:rsidR="00B932C7" w:rsidRPr="00616EBB" w:rsidRDefault="00B932C7" w:rsidP="00B932C7">
      <w:pPr>
        <w:spacing w:line="360" w:lineRule="auto"/>
        <w:jc w:val="both"/>
        <w:rPr>
          <w:ins w:id="639" w:author="kyle O'Reilly" w:date="2026-10-24T22:58:00Z" w16du:dateUtc="2026-10-24T21:58:00Z"/>
        </w:rPr>
        <w:pPrChange w:id="640" w:author="kyle O'Reilly" w:date="2026-10-24T22:58:00Z" w16du:dateUtc="2026-10-24T21:58:00Z">
          <w:pPr/>
        </w:pPrChange>
      </w:pPr>
      <w:ins w:id="641" w:author="kyle O'Reilly" w:date="2026-10-24T22:58:00Z" w16du:dateUtc="2026-10-24T21:58:00Z">
        <w:r>
          <w:t xml:space="preserve">Stooq (2026) </w:t>
        </w:r>
        <w:r w:rsidRPr="009F06BE">
          <w:rPr>
            <w:i/>
            <w:iCs/>
          </w:rPr>
          <w:t>Historical data: Intel Corp (INTC.US).</w:t>
        </w:r>
        <w:r w:rsidRPr="00616EBB">
          <w:t xml:space="preserve"> Available at: </w:t>
        </w:r>
        <w:r w:rsidRPr="00616EBB">
          <w:fldChar w:fldCharType="begin"/>
        </w:r>
        <w:r w:rsidRPr="00616EBB">
          <w:instrText>HYPERLINK "https://stooq.com/q/d/?s=intc.us"</w:instrText>
        </w:r>
        <w:r w:rsidRPr="00616EBB">
          <w:fldChar w:fldCharType="separate"/>
        </w:r>
        <w:r w:rsidRPr="00616EBB">
          <w:rPr>
            <w:rStyle w:val="Hyperlink"/>
          </w:rPr>
          <w:t>https://stooq.com/q/d/?s=intc.us</w:t>
        </w:r>
        <w:r w:rsidRPr="00616EBB">
          <w:fldChar w:fldCharType="end"/>
        </w:r>
        <w:r w:rsidRPr="00616EBB">
          <w:t xml:space="preserve"> (Accessed: 21 October 2026).</w:t>
        </w:r>
      </w:ins>
    </w:p>
    <w:p w14:paraId="4FCB5912" w14:textId="008DF438" w:rsidR="00B932C7" w:rsidRPr="00616EBB" w:rsidRDefault="00B932C7" w:rsidP="00B932C7">
      <w:pPr>
        <w:spacing w:line="360" w:lineRule="auto"/>
        <w:jc w:val="both"/>
        <w:rPr>
          <w:ins w:id="642" w:author="kyle O'Reilly" w:date="2026-10-21T23:49:00Z" w16du:dateUtc="2026-10-21T22:49:00Z"/>
        </w:rPr>
        <w:pPrChange w:id="643" w:author="kyle O'Reilly" w:date="2026-10-24T22:58:00Z" w16du:dateUtc="2026-10-24T21:58:00Z">
          <w:pPr/>
        </w:pPrChange>
      </w:pPr>
      <w:ins w:id="644" w:author="kyle O'Reilly" w:date="2026-10-24T22:58:00Z" w16du:dateUtc="2026-10-24T21:58:00Z">
        <w:r>
          <w:t xml:space="preserve">Stooq (2026) </w:t>
        </w:r>
        <w:r w:rsidRPr="009F06BE">
          <w:rPr>
            <w:i/>
            <w:iCs/>
          </w:rPr>
          <w:t>Historical data: JPMorgan Chase &amp; Co (JPM.US).</w:t>
        </w:r>
        <w:r>
          <w:t xml:space="preserve"> </w:t>
        </w:r>
        <w:r w:rsidRPr="00616EBB">
          <w:t xml:space="preserve">Available at: </w:t>
        </w:r>
        <w:r w:rsidRPr="00616EBB">
          <w:fldChar w:fldCharType="begin"/>
        </w:r>
        <w:r w:rsidRPr="00616EBB">
          <w:instrText>HYPERLINK "https://stooq.com/q/d/?s=jpm.us"</w:instrText>
        </w:r>
        <w:r w:rsidRPr="00616EBB">
          <w:fldChar w:fldCharType="separate"/>
        </w:r>
        <w:r w:rsidRPr="00616EBB">
          <w:rPr>
            <w:rStyle w:val="Hyperlink"/>
          </w:rPr>
          <w:t>https://stooq.com/q/d/?s=jpm.us</w:t>
        </w:r>
        <w:r w:rsidRPr="00616EBB">
          <w:fldChar w:fldCharType="end"/>
        </w:r>
        <w:r w:rsidRPr="00616EBB">
          <w:t xml:space="preserve"> (Accessed: 21 October 2026).</w:t>
        </w:r>
      </w:ins>
    </w:p>
    <w:p w14:paraId="660DD3AC" w14:textId="4FD1270E" w:rsidR="00D847C5" w:rsidRPr="00616EBB" w:rsidRDefault="00D847C5" w:rsidP="00B932C7">
      <w:pPr>
        <w:spacing w:line="360" w:lineRule="auto"/>
        <w:jc w:val="both"/>
        <w:rPr>
          <w:ins w:id="645" w:author="kyle O'Reilly" w:date="2026-10-24T11:51:00Z" w16du:dateUtc="2026-10-24T10:51:00Z"/>
        </w:rPr>
        <w:pPrChange w:id="646" w:author="kyle O'Reilly" w:date="2026-10-24T22:58:00Z" w16du:dateUtc="2026-10-24T21:58:00Z">
          <w:pPr/>
        </w:pPrChange>
      </w:pPr>
      <w:ins w:id="647" w:author="kyle O'Reilly" w:date="2026-10-24T12:06:00Z" w16du:dateUtc="2026-10-24T11:06:00Z">
        <w:r w:rsidRPr="00616EBB">
          <w:t>Trading 212</w:t>
        </w:r>
      </w:ins>
      <w:ins w:id="648" w:author="kyle O'Reilly" w:date="2026-10-24T12:09:00Z" w16du:dateUtc="2026-10-24T11:09:00Z">
        <w:r w:rsidR="009413A2" w:rsidRPr="00616EBB">
          <w:t xml:space="preserve"> (2026)</w:t>
        </w:r>
      </w:ins>
      <w:ins w:id="649" w:author="kyle O'Reilly" w:date="2026-10-24T12:07:00Z" w16du:dateUtc="2026-10-24T11:07:00Z">
        <w:r w:rsidRPr="00616EBB">
          <w:t>. Available at:</w:t>
        </w:r>
      </w:ins>
      <w:ins w:id="650" w:author="kyle O'Reilly" w:date="2026-10-24T12:08:00Z" w16du:dateUtc="2026-10-24T11:08:00Z">
        <w:r w:rsidR="00490B2F" w:rsidRPr="00616EBB">
          <w:t xml:space="preserve"> </w:t>
        </w:r>
        <w:r w:rsidR="00490B2F" w:rsidRPr="00616EBB">
          <w:fldChar w:fldCharType="begin"/>
        </w:r>
        <w:r w:rsidR="00490B2F" w:rsidRPr="00616EBB">
          <w:instrText>HYPERLINK "</w:instrText>
        </w:r>
        <w:r w:rsidR="00490B2F" w:rsidRPr="00616EBB">
          <w:instrText>https://www.trading212.com/</w:instrText>
        </w:r>
        <w:r w:rsidR="00490B2F" w:rsidRPr="00616EBB">
          <w:instrText>"</w:instrText>
        </w:r>
        <w:r w:rsidR="00490B2F" w:rsidRPr="00616EBB">
          <w:fldChar w:fldCharType="separate"/>
        </w:r>
        <w:r w:rsidR="00490B2F" w:rsidRPr="00616EBB">
          <w:rPr>
            <w:rStyle w:val="Hyperlink"/>
          </w:rPr>
          <w:t>https://www.trading212.com/</w:t>
        </w:r>
        <w:r w:rsidR="00490B2F" w:rsidRPr="00616EBB">
          <w:fldChar w:fldCharType="end"/>
        </w:r>
        <w:r w:rsidR="00490B2F" w:rsidRPr="00616EBB">
          <w:t xml:space="preserve"> </w:t>
        </w:r>
      </w:ins>
      <w:ins w:id="651" w:author="kyle O'Reilly" w:date="2026-10-24T12:07:00Z" w16du:dateUtc="2026-10-24T11:07:00Z">
        <w:r w:rsidR="001056CE" w:rsidRPr="00616EBB">
          <w:t xml:space="preserve"> </w:t>
        </w:r>
        <w:r w:rsidRPr="00616EBB">
          <w:t>(Accessed: 21 October 2026).</w:t>
        </w:r>
      </w:ins>
    </w:p>
    <w:p w14:paraId="68C1482A" w14:textId="642862FB" w:rsidR="005B32C9" w:rsidRDefault="00AE5E36" w:rsidP="00B932C7">
      <w:pPr>
        <w:spacing w:line="360" w:lineRule="auto"/>
        <w:jc w:val="both"/>
        <w:rPr>
          <w:ins w:id="652" w:author="kyle O'Reilly" w:date="2026-10-24T11:51:00Z" w16du:dateUtc="2026-10-24T10:51:00Z"/>
        </w:rPr>
        <w:pPrChange w:id="653" w:author="kyle O'Reilly" w:date="2026-10-24T22:58:00Z" w16du:dateUtc="2026-10-24T21:58:00Z">
          <w:pPr/>
        </w:pPrChange>
      </w:pPr>
      <w:ins w:id="654" w:author="kyle O'Reilly" w:date="2026-10-24T22:36:00Z" w16du:dateUtc="2026-10-24T21:36:00Z">
        <w:r>
          <w:t>Z</w:t>
        </w:r>
      </w:ins>
      <w:ins w:id="655" w:author="kyle O'Reilly" w:date="2026-10-24T22:48:00Z" w16du:dateUtc="2026-10-24T21:48:00Z">
        <w:r w:rsidR="00D32B9C">
          <w:t>ain-ul</w:t>
        </w:r>
        <w:r w:rsidR="00DC4F55">
          <w:t>-Abideen, Ali, R.H.,</w:t>
        </w:r>
      </w:ins>
      <w:ins w:id="656" w:author="kyle O'Reilly" w:date="2026-10-24T22:49:00Z" w16du:dateUtc="2026-10-24T21:49:00Z">
        <w:r w:rsidR="00DC4F55">
          <w:t xml:space="preserve"> Ijaz, A.Z. and Khan</w:t>
        </w:r>
        <w:r w:rsidR="00E46E4B">
          <w:t>, T.A. (2024) ‘A Novel NLP-based Stock Market Price Prediction and Risk Analysis Framewor</w:t>
        </w:r>
      </w:ins>
      <w:ins w:id="657" w:author="kyle O'Reilly" w:date="2026-10-24T22:50:00Z" w16du:dateUtc="2026-10-24T21:50:00Z">
        <w:r w:rsidR="00E46E4B">
          <w:t>k’, Journal of Computer Science &amp; Technology</w:t>
        </w:r>
        <w:r w:rsidR="0040704B">
          <w:t xml:space="preserve">, 24(2), pp.1-15. </w:t>
        </w:r>
        <w:proofErr w:type="spellStart"/>
        <w:r w:rsidR="0040704B">
          <w:t>doi</w:t>
        </w:r>
        <w:proofErr w:type="spellEnd"/>
        <w:r w:rsidR="0040704B">
          <w:t>:</w:t>
        </w:r>
      </w:ins>
      <w:ins w:id="658" w:author="kyle O'Reilly" w:date="2026-10-24T22:51:00Z" w16du:dateUtc="2026-10-24T21:51:00Z">
        <w:r w:rsidR="0040704B">
          <w:t xml:space="preserve"> </w:t>
        </w:r>
      </w:ins>
      <w:ins w:id="659" w:author="kyle O'Reilly" w:date="2026-10-24T22:54:00Z" w16du:dateUtc="2026-10-24T21:54:00Z">
        <w:r w:rsidR="00E44F86">
          <w:fldChar w:fldCharType="begin"/>
        </w:r>
        <w:r w:rsidR="00E44F86">
          <w:instrText>HYPERLINK "</w:instrText>
        </w:r>
      </w:ins>
      <w:ins w:id="660" w:author="kyle O'Reilly" w:date="2026-10-24T22:51:00Z" w16du:dateUtc="2026-10-24T21:51:00Z">
        <w:r w:rsidR="00E44F86">
          <w:instrText>http://</w:instrText>
        </w:r>
      </w:ins>
      <w:ins w:id="661" w:author="kyle O'Reilly" w:date="2026-10-24T22:53:00Z" w16du:dateUtc="2026-10-24T21:53:00Z">
        <w:r w:rsidR="00E44F86">
          <w:instrText>1</w:instrText>
        </w:r>
      </w:ins>
      <w:ins w:id="662" w:author="kyle O'Reilly" w:date="2026-10-24T22:54:00Z" w16du:dateUtc="2026-10-24T21:54:00Z">
        <w:r w:rsidR="00E44F86">
          <w:instrText>0.24215/16666038.24.e07"</w:instrText>
        </w:r>
        <w:r w:rsidR="00E44F86">
          <w:fldChar w:fldCharType="separate"/>
        </w:r>
      </w:ins>
      <w:ins w:id="663" w:author="kyle O'Reilly" w:date="2026-10-24T22:51:00Z" w16du:dateUtc="2026-10-24T21:51:00Z">
        <w:r w:rsidR="00E44F86" w:rsidRPr="00BC2DE7">
          <w:rPr>
            <w:rStyle w:val="Hyperlink"/>
          </w:rPr>
          <w:t>http://</w:t>
        </w:r>
      </w:ins>
      <w:ins w:id="664" w:author="kyle O'Reilly" w:date="2026-10-24T22:53:00Z" w16du:dateUtc="2026-10-24T21:53:00Z">
        <w:r w:rsidR="00E44F86" w:rsidRPr="00BC2DE7">
          <w:rPr>
            <w:rStyle w:val="Hyperlink"/>
          </w:rPr>
          <w:t>1</w:t>
        </w:r>
      </w:ins>
      <w:ins w:id="665" w:author="kyle O'Reilly" w:date="2026-10-24T22:54:00Z" w16du:dateUtc="2026-10-24T21:54:00Z">
        <w:r w:rsidR="00E44F86" w:rsidRPr="00BC2DE7">
          <w:rPr>
            <w:rStyle w:val="Hyperlink"/>
          </w:rPr>
          <w:t>0.24215/16666038.24.e07</w:t>
        </w:r>
        <w:r w:rsidR="00E44F86">
          <w:fldChar w:fldCharType="end"/>
        </w:r>
        <w:r w:rsidR="00E44F86">
          <w:t xml:space="preserve"> </w:t>
        </w:r>
      </w:ins>
      <w:ins w:id="666" w:author="kyle O'Reilly" w:date="2026-10-24T22:50:00Z" w16du:dateUtc="2026-10-24T21:50:00Z">
        <w:r w:rsidR="0040704B">
          <w:t>(Accessed 1</w:t>
        </w:r>
      </w:ins>
      <w:ins w:id="667" w:author="kyle O'Reilly" w:date="2026-10-24T22:51:00Z" w16du:dateUtc="2026-10-24T21:51:00Z">
        <w:r w:rsidR="0040704B">
          <w:t>2</w:t>
        </w:r>
      </w:ins>
      <w:ins w:id="668" w:author="kyle O'Reilly" w:date="2026-10-24T22:50:00Z" w16du:dateUtc="2026-10-24T21:50:00Z">
        <w:r w:rsidR="0040704B">
          <w:t xml:space="preserve"> October 2024)</w:t>
        </w:r>
      </w:ins>
      <w:ins w:id="669" w:author="kyle O'Reilly" w:date="2026-10-24T22:58:00Z" w16du:dateUtc="2026-10-24T21:58:00Z">
        <w:r w:rsidR="00B932C7">
          <w:t>.</w:t>
        </w:r>
      </w:ins>
    </w:p>
    <w:p w14:paraId="3C09840F" w14:textId="77777777" w:rsidR="005B32C9" w:rsidRDefault="005B32C9" w:rsidP="0057680E">
      <w:pPr>
        <w:rPr>
          <w:ins w:id="670" w:author="kyle O'Reilly" w:date="2026-10-24T11:51:00Z" w16du:dateUtc="2026-10-24T10:51:00Z"/>
        </w:rPr>
      </w:pPr>
    </w:p>
    <w:p w14:paraId="6D6EC1CA" w14:textId="77777777" w:rsidR="005B32C9" w:rsidRDefault="005B32C9" w:rsidP="0057680E">
      <w:pPr>
        <w:rPr>
          <w:ins w:id="671" w:author="kyle O'Reilly" w:date="2026-10-24T11:51:00Z" w16du:dateUtc="2026-10-24T10:51:00Z"/>
        </w:rPr>
      </w:pPr>
    </w:p>
    <w:p w14:paraId="06689228" w14:textId="77777777" w:rsidR="005B32C9" w:rsidRDefault="005B32C9" w:rsidP="0057680E">
      <w:pPr>
        <w:rPr>
          <w:ins w:id="672" w:author="kyle O'Reilly" w:date="2026-10-24T11:51:00Z" w16du:dateUtc="2026-10-24T10:51:00Z"/>
        </w:rPr>
      </w:pPr>
    </w:p>
    <w:p w14:paraId="625C0A2A" w14:textId="77777777" w:rsidR="005B32C9" w:rsidRDefault="005B32C9" w:rsidP="0057680E">
      <w:pPr>
        <w:rPr>
          <w:ins w:id="673" w:author="kyle O'Reilly" w:date="2026-10-24T11:51:00Z" w16du:dateUtc="2026-10-24T10:51:00Z"/>
        </w:rPr>
      </w:pPr>
    </w:p>
    <w:p w14:paraId="5C738FC1" w14:textId="77777777" w:rsidR="005B32C9" w:rsidRDefault="005B32C9" w:rsidP="0057680E">
      <w:pPr>
        <w:rPr>
          <w:ins w:id="674" w:author="kyle O'Reilly" w:date="2026-10-24T11:51:00Z" w16du:dateUtc="2026-10-24T10:51:00Z"/>
        </w:rPr>
      </w:pPr>
    </w:p>
    <w:p w14:paraId="686D799F" w14:textId="77777777" w:rsidR="00FD4D2E" w:rsidRPr="000D0734" w:rsidRDefault="00FD4D2E" w:rsidP="0057680E">
      <w:pPr>
        <w:rPr>
          <w:ins w:id="675" w:author="kyle O'Reilly" w:date="2026-10-21T23:49:00Z" w16du:dateUtc="2026-10-21T22:49:00Z"/>
          <w:sz w:val="96"/>
          <w:szCs w:val="96"/>
          <w:rPrChange w:id="676" w:author="kyle O'Reilly" w:date="2026-10-21T23:49:00Z" w16du:dateUtc="2026-10-21T22:49:00Z">
            <w:rPr>
              <w:ins w:id="677" w:author="kyle O'Reilly" w:date="2026-10-21T23:49:00Z" w16du:dateUtc="2026-10-21T22:49:00Z"/>
            </w:rPr>
          </w:rPrChange>
        </w:rPr>
      </w:pPr>
    </w:p>
    <w:p w14:paraId="522CA56D" w14:textId="651CA25B" w:rsidR="000D0734" w:rsidRDefault="000D0734">
      <w:pPr>
        <w:jc w:val="center"/>
        <w:rPr>
          <w:ins w:id="678" w:author="kyle O'Reilly" w:date="2026-10-24T09:16:00Z" w16du:dateUtc="2026-10-24T08:16:00Z"/>
          <w:sz w:val="96"/>
          <w:szCs w:val="96"/>
        </w:rPr>
      </w:pPr>
      <w:ins w:id="679" w:author="kyle O'Reilly" w:date="2026-10-21T23:49:00Z" w16du:dateUtc="2026-10-21T22:49:00Z">
        <w:r w:rsidRPr="000D0734">
          <w:rPr>
            <w:sz w:val="96"/>
            <w:szCs w:val="96"/>
            <w:rPrChange w:id="680" w:author="kyle O'Reilly" w:date="2026-10-21T23:49:00Z" w16du:dateUtc="2026-10-21T22:49:00Z">
              <w:rPr/>
            </w:rPrChange>
          </w:rPr>
          <w:t>APPENDIX A</w:t>
        </w:r>
      </w:ins>
    </w:p>
    <w:p w14:paraId="7828C43D" w14:textId="77777777" w:rsidR="00977981" w:rsidRDefault="00977981">
      <w:pPr>
        <w:jc w:val="center"/>
        <w:rPr>
          <w:ins w:id="681" w:author="kyle O'Reilly" w:date="2026-10-24T09:16:00Z" w16du:dateUtc="2026-10-24T08:16:00Z"/>
          <w:sz w:val="96"/>
          <w:szCs w:val="96"/>
        </w:rPr>
      </w:pPr>
    </w:p>
    <w:p w14:paraId="2FE174A5" w14:textId="77777777" w:rsidR="00977981" w:rsidRDefault="00977981" w:rsidP="00977981">
      <w:pPr>
        <w:rPr>
          <w:ins w:id="682" w:author="kyle O'Reilly" w:date="2026-10-24T09:16:00Z" w16du:dateUtc="2026-10-24T08:16:00Z"/>
        </w:rPr>
      </w:pPr>
    </w:p>
    <w:p w14:paraId="66FBB9E2" w14:textId="77777777" w:rsidR="005A3BD9" w:rsidRDefault="00977981">
      <w:pPr>
        <w:keepNext/>
        <w:jc w:val="center"/>
        <w:rPr>
          <w:ins w:id="683" w:author="kyle O'Reilly" w:date="2026-10-24T10:20:00Z" w16du:dateUtc="2026-10-24T09:20:00Z"/>
        </w:rPr>
        <w:pPrChange w:id="684" w:author="kyle O'Reilly" w:date="2026-10-24T10:20:00Z" w16du:dateUtc="2026-10-24T09:20:00Z">
          <w:pPr/>
        </w:pPrChange>
      </w:pPr>
      <w:ins w:id="685" w:author="kyle O'Reilly" w:date="2026-10-24T09:16:00Z" w16du:dateUtc="2026-10-24T08:16:00Z">
        <w:r w:rsidRPr="00977981">
          <w:rPr>
            <w:noProof/>
          </w:rPr>
          <w:lastRenderedPageBreak/>
          <w:drawing>
            <wp:inline distT="0" distB="0" distL="0" distR="0" wp14:anchorId="28B2F93E" wp14:editId="4C260712">
              <wp:extent cx="5623310" cy="7772400"/>
              <wp:effectExtent l="0" t="0" r="0" b="0"/>
              <wp:docPr id="426586134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26586134" name="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36544" cy="779069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0F083ED" w14:textId="0089ECC2" w:rsidR="00977981" w:rsidRDefault="005A3BD9">
      <w:pPr>
        <w:pStyle w:val="Caption"/>
        <w:jc w:val="center"/>
        <w:rPr>
          <w:ins w:id="686" w:author="kyle O'Reilly" w:date="2026-10-24T09:18:00Z" w16du:dateUtc="2026-10-24T08:18:00Z"/>
        </w:rPr>
        <w:pPrChange w:id="687" w:author="kyle O'Reilly" w:date="2026-10-24T10:20:00Z" w16du:dateUtc="2026-10-24T09:20:00Z">
          <w:pPr/>
        </w:pPrChange>
      </w:pPr>
      <w:ins w:id="688" w:author="kyle O'Reilly" w:date="2026-10-24T10:20:00Z" w16du:dateUtc="2026-10-24T09:20:00Z">
        <w:r>
          <w:t xml:space="preserve">Figure </w:t>
        </w:r>
        <w:r>
          <w:fldChar w:fldCharType="begin"/>
        </w:r>
        <w:r>
          <w:instrText xml:space="preserve"> SEQ Figure \* ARABIC </w:instrText>
        </w:r>
      </w:ins>
      <w:r>
        <w:fldChar w:fldCharType="separate"/>
      </w:r>
      <w:ins w:id="689" w:author="kyle O'Reilly" w:date="2026-10-24T10:23:00Z" w16du:dateUtc="2026-10-24T09:23:00Z">
        <w:r w:rsidR="00851CC6">
          <w:rPr>
            <w:noProof/>
          </w:rPr>
          <w:t>3</w:t>
        </w:r>
      </w:ins>
      <w:ins w:id="690" w:author="kyle O'Reilly" w:date="2026-10-24T10:20:00Z" w16du:dateUtc="2026-10-24T09:20:00Z">
        <w:r>
          <w:fldChar w:fldCharType="end"/>
        </w:r>
        <w:r>
          <w:t>: JPMorgan Chase &amp; Co. (JPM)</w:t>
        </w:r>
        <w:r>
          <w:rPr>
            <w:noProof/>
          </w:rPr>
          <w:t xml:space="preserve"> - Low Volatility Classification (Source: Trading 212, n.d).</w:t>
        </w:r>
      </w:ins>
    </w:p>
    <w:p w14:paraId="1790A49B" w14:textId="77777777" w:rsidR="00125498" w:rsidRDefault="00125498" w:rsidP="00977981">
      <w:pPr>
        <w:rPr>
          <w:ins w:id="691" w:author="kyle O'Reilly" w:date="2026-10-24T09:18:00Z" w16du:dateUtc="2026-10-24T08:18:00Z"/>
        </w:rPr>
      </w:pPr>
    </w:p>
    <w:p w14:paraId="46DBC8A1" w14:textId="77777777" w:rsidR="00125498" w:rsidRDefault="00125498" w:rsidP="00977981">
      <w:pPr>
        <w:rPr>
          <w:ins w:id="692" w:author="kyle O'Reilly" w:date="2026-10-24T09:18:00Z" w16du:dateUtc="2026-10-24T08:18:00Z"/>
        </w:rPr>
      </w:pPr>
    </w:p>
    <w:p w14:paraId="6AE2C544" w14:textId="77777777" w:rsidR="00125498" w:rsidRDefault="00125498" w:rsidP="00977981">
      <w:pPr>
        <w:rPr>
          <w:ins w:id="693" w:author="kyle O'Reilly" w:date="2026-10-24T09:18:00Z" w16du:dateUtc="2026-10-24T08:18:00Z"/>
        </w:rPr>
      </w:pPr>
    </w:p>
    <w:p w14:paraId="01460D6F" w14:textId="77777777" w:rsidR="00E62D59" w:rsidRDefault="00125498">
      <w:pPr>
        <w:keepNext/>
        <w:jc w:val="center"/>
        <w:rPr>
          <w:ins w:id="694" w:author="kyle O'Reilly" w:date="2026-10-24T10:21:00Z" w16du:dateUtc="2026-10-24T09:21:00Z"/>
        </w:rPr>
        <w:pPrChange w:id="695" w:author="kyle O'Reilly" w:date="2026-10-24T10:21:00Z" w16du:dateUtc="2026-10-24T09:21:00Z">
          <w:pPr/>
        </w:pPrChange>
      </w:pPr>
      <w:ins w:id="696" w:author="kyle O'Reilly" w:date="2026-10-24T09:18:00Z" w16du:dateUtc="2026-10-24T08:18:00Z">
        <w:r w:rsidRPr="00125498">
          <w:rPr>
            <w:noProof/>
          </w:rPr>
          <w:drawing>
            <wp:inline distT="0" distB="0" distL="0" distR="0" wp14:anchorId="34B09B9E" wp14:editId="7FADC40C">
              <wp:extent cx="5707117" cy="7675088"/>
              <wp:effectExtent l="0" t="0" r="8255" b="2540"/>
              <wp:docPr id="1415844532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15844532" name="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3026" cy="76830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90F27EE" w14:textId="0C5281C9" w:rsidR="00125498" w:rsidRDefault="00E62D59">
      <w:pPr>
        <w:pStyle w:val="Caption"/>
        <w:jc w:val="center"/>
        <w:rPr>
          <w:ins w:id="697" w:author="kyle O'Reilly" w:date="2026-10-24T09:18:00Z" w16du:dateUtc="2026-10-24T08:18:00Z"/>
        </w:rPr>
        <w:pPrChange w:id="698" w:author="kyle O'Reilly" w:date="2026-10-24T10:21:00Z" w16du:dateUtc="2026-10-24T09:21:00Z">
          <w:pPr/>
        </w:pPrChange>
      </w:pPr>
      <w:ins w:id="699" w:author="kyle O'Reilly" w:date="2026-10-24T10:21:00Z" w16du:dateUtc="2026-10-24T09:21:00Z">
        <w:r>
          <w:t xml:space="preserve">Figure </w:t>
        </w:r>
        <w:r>
          <w:fldChar w:fldCharType="begin"/>
        </w:r>
        <w:r>
          <w:instrText xml:space="preserve"> SEQ Figure \* ARABIC </w:instrText>
        </w:r>
      </w:ins>
      <w:r>
        <w:fldChar w:fldCharType="separate"/>
      </w:r>
      <w:ins w:id="700" w:author="kyle O'Reilly" w:date="2026-10-24T10:23:00Z" w16du:dateUtc="2026-10-24T09:23:00Z">
        <w:r w:rsidR="00851CC6">
          <w:rPr>
            <w:noProof/>
          </w:rPr>
          <w:t>4</w:t>
        </w:r>
      </w:ins>
      <w:ins w:id="701" w:author="kyle O'Reilly" w:date="2026-10-24T10:21:00Z" w16du:dateUtc="2026-10-24T09:21:00Z">
        <w:r>
          <w:fldChar w:fldCharType="end"/>
        </w:r>
        <w:r>
          <w:t>: Coca-Cola Co. (KO) - Medium Volatility Classification (Source: Trading 212, n.d).</w:t>
        </w:r>
      </w:ins>
    </w:p>
    <w:p w14:paraId="58BB4DFE" w14:textId="77777777" w:rsidR="00125498" w:rsidRDefault="00125498" w:rsidP="00977981">
      <w:pPr>
        <w:rPr>
          <w:ins w:id="702" w:author="kyle O'Reilly" w:date="2026-10-24T09:18:00Z" w16du:dateUtc="2026-10-24T08:18:00Z"/>
        </w:rPr>
      </w:pPr>
    </w:p>
    <w:p w14:paraId="1F4956BF" w14:textId="77777777" w:rsidR="00125498" w:rsidRDefault="00125498" w:rsidP="00977981">
      <w:pPr>
        <w:rPr>
          <w:ins w:id="703" w:author="kyle O'Reilly" w:date="2026-10-24T09:18:00Z" w16du:dateUtc="2026-10-24T08:18:00Z"/>
        </w:rPr>
      </w:pPr>
    </w:p>
    <w:p w14:paraId="4DF4C621" w14:textId="77777777" w:rsidR="00125498" w:rsidRDefault="00125498" w:rsidP="00977981">
      <w:pPr>
        <w:rPr>
          <w:ins w:id="704" w:author="kyle O'Reilly" w:date="2026-10-24T09:18:00Z" w16du:dateUtc="2026-10-24T08:18:00Z"/>
        </w:rPr>
      </w:pPr>
    </w:p>
    <w:p w14:paraId="52FE93F5" w14:textId="77777777" w:rsidR="00125498" w:rsidRDefault="00125498" w:rsidP="00977981">
      <w:pPr>
        <w:rPr>
          <w:ins w:id="705" w:author="kyle O'Reilly" w:date="2026-10-24T09:18:00Z" w16du:dateUtc="2026-10-24T08:18:00Z"/>
        </w:rPr>
      </w:pPr>
    </w:p>
    <w:p w14:paraId="41C0B601" w14:textId="77777777" w:rsidR="00851CC6" w:rsidRDefault="00690210">
      <w:pPr>
        <w:keepNext/>
        <w:jc w:val="center"/>
        <w:rPr>
          <w:ins w:id="706" w:author="kyle O'Reilly" w:date="2026-10-24T10:23:00Z" w16du:dateUtc="2026-10-24T09:23:00Z"/>
        </w:rPr>
        <w:pPrChange w:id="707" w:author="kyle O'Reilly" w:date="2026-10-24T10:23:00Z" w16du:dateUtc="2026-10-24T09:23:00Z">
          <w:pPr/>
        </w:pPrChange>
      </w:pPr>
      <w:ins w:id="708" w:author="kyle O'Reilly" w:date="2026-10-24T09:18:00Z" w16du:dateUtc="2026-10-24T08:18:00Z">
        <w:r w:rsidRPr="00690210">
          <w:rPr>
            <w:noProof/>
          </w:rPr>
          <w:drawing>
            <wp:inline distT="0" distB="0" distL="0" distR="0" wp14:anchorId="1F5AECBC" wp14:editId="608B830A">
              <wp:extent cx="5833241" cy="7812375"/>
              <wp:effectExtent l="0" t="0" r="0" b="0"/>
              <wp:docPr id="1520278978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20278978" name="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37812" cy="78184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B5B7A0A" w14:textId="51BAF2F6" w:rsidR="00125498" w:rsidRPr="00977981" w:rsidRDefault="00851CC6">
      <w:pPr>
        <w:pStyle w:val="Caption"/>
        <w:jc w:val="center"/>
        <w:pPrChange w:id="709" w:author="kyle O'Reilly" w:date="2026-10-24T10:23:00Z" w16du:dateUtc="2026-10-24T09:23:00Z">
          <w:pPr/>
        </w:pPrChange>
      </w:pPr>
      <w:ins w:id="710" w:author="kyle O'Reilly" w:date="2026-10-24T10:23:00Z" w16du:dateUtc="2026-10-24T09:23:00Z">
        <w:r>
          <w:t xml:space="preserve">Figure </w:t>
        </w:r>
        <w:r>
          <w:fldChar w:fldCharType="begin"/>
        </w:r>
        <w:r>
          <w:instrText xml:space="preserve"> SEQ Figure \* ARABIC </w:instrText>
        </w:r>
      </w:ins>
      <w:r>
        <w:fldChar w:fldCharType="separate"/>
      </w:r>
      <w:ins w:id="711" w:author="kyle O'Reilly" w:date="2026-10-24T10:23:00Z" w16du:dateUtc="2026-10-24T09:23:00Z">
        <w:r>
          <w:rPr>
            <w:noProof/>
          </w:rPr>
          <w:t>5</w:t>
        </w:r>
        <w:r>
          <w:fldChar w:fldCharType="end"/>
        </w:r>
        <w:r>
          <w:t>: Intel Corp. (INTC) - High Volatility Classification (Source: Trading 212, n.d).</w:t>
        </w:r>
      </w:ins>
    </w:p>
    <w:sectPr w:rsidR="00125498" w:rsidRPr="00977981" w:rsidSect="008B641E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E3554" w14:textId="77777777" w:rsidR="00B416DE" w:rsidRDefault="00B416DE">
      <w:pPr>
        <w:spacing w:after="0" w:line="240" w:lineRule="auto"/>
      </w:pPr>
      <w:r>
        <w:separator/>
      </w:r>
    </w:p>
  </w:endnote>
  <w:endnote w:type="continuationSeparator" w:id="0">
    <w:p w14:paraId="74F8C5C1" w14:textId="77777777" w:rsidR="00B416DE" w:rsidRDefault="00B41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2C5D94-87CF-4022-A5EA-44A33D029058}"/>
    <w:embedBold r:id="rId2" w:fontKey="{C4BED42B-13C9-4861-BA2B-E0C8CAAF4C4F}"/>
    <w:embedItalic r:id="rId3" w:fontKey="{83BCB7E8-0329-40A0-AEA2-6F233A9DB784}"/>
    <w:embedBoldItalic r:id="rId4" w:fontKey="{E8DAF07D-AEE3-4D92-B8A5-F9C09E13EEE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5C44FEAD-6D91-4BA3-942E-E67732E6A00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355E6C4E-99BD-4D6E-A279-EA766430EF2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F0AE5" w14:textId="77777777" w:rsidR="008B641E" w:rsidRDefault="008B64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221088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1419EE4" w14:textId="63931386" w:rsidR="00C02E5A" w:rsidRDefault="00C02E5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C018469" w14:textId="77777777" w:rsidR="00C02E5A" w:rsidRDefault="00C02E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DC076" w14:textId="77777777" w:rsidR="00B416DE" w:rsidRDefault="00B416DE">
      <w:pPr>
        <w:spacing w:after="0" w:line="240" w:lineRule="auto"/>
      </w:pPr>
      <w:r>
        <w:separator/>
      </w:r>
    </w:p>
  </w:footnote>
  <w:footnote w:type="continuationSeparator" w:id="0">
    <w:p w14:paraId="639C8DA6" w14:textId="77777777" w:rsidR="00B416DE" w:rsidRDefault="00B41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1C6C4" w14:textId="77777777" w:rsidR="00C02E5A" w:rsidRDefault="00C02E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761"/>
    <w:multiLevelType w:val="multilevel"/>
    <w:tmpl w:val="32F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7BB4"/>
    <w:multiLevelType w:val="hybridMultilevel"/>
    <w:tmpl w:val="1A0CB90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54198"/>
    <w:multiLevelType w:val="hybridMultilevel"/>
    <w:tmpl w:val="9D487BE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07B77"/>
    <w:multiLevelType w:val="multilevel"/>
    <w:tmpl w:val="CDD2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573C9"/>
    <w:multiLevelType w:val="multilevel"/>
    <w:tmpl w:val="57D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90A53"/>
    <w:multiLevelType w:val="multilevel"/>
    <w:tmpl w:val="9EA2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D3B08"/>
    <w:multiLevelType w:val="hybridMultilevel"/>
    <w:tmpl w:val="CCDCAB7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073450">
    <w:abstractNumId w:val="2"/>
  </w:num>
  <w:num w:numId="2" w16cid:durableId="800072569">
    <w:abstractNumId w:val="1"/>
  </w:num>
  <w:num w:numId="3" w16cid:durableId="728696014">
    <w:abstractNumId w:val="4"/>
  </w:num>
  <w:num w:numId="4" w16cid:durableId="1057824889">
    <w:abstractNumId w:val="0"/>
  </w:num>
  <w:num w:numId="5" w16cid:durableId="716047706">
    <w:abstractNumId w:val="5"/>
  </w:num>
  <w:num w:numId="6" w16cid:durableId="720325003">
    <w:abstractNumId w:val="3"/>
  </w:num>
  <w:num w:numId="7" w16cid:durableId="84424284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yle O'Reilly">
    <w15:presenceInfo w15:providerId="Windows Live" w15:userId="38bd3c45077cf21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84F"/>
    <w:rsid w:val="00000B97"/>
    <w:rsid w:val="00004CEB"/>
    <w:rsid w:val="0000655C"/>
    <w:rsid w:val="00007C68"/>
    <w:rsid w:val="00021F61"/>
    <w:rsid w:val="00031FF1"/>
    <w:rsid w:val="0004076E"/>
    <w:rsid w:val="00041100"/>
    <w:rsid w:val="000511A7"/>
    <w:rsid w:val="0005417E"/>
    <w:rsid w:val="00054421"/>
    <w:rsid w:val="00056B86"/>
    <w:rsid w:val="00060F5D"/>
    <w:rsid w:val="00064FB8"/>
    <w:rsid w:val="00071464"/>
    <w:rsid w:val="0008280B"/>
    <w:rsid w:val="00084D96"/>
    <w:rsid w:val="00090F5E"/>
    <w:rsid w:val="000A011C"/>
    <w:rsid w:val="000A164E"/>
    <w:rsid w:val="000A66DC"/>
    <w:rsid w:val="000B03BB"/>
    <w:rsid w:val="000C025C"/>
    <w:rsid w:val="000C4F0B"/>
    <w:rsid w:val="000C5BAF"/>
    <w:rsid w:val="000C66EF"/>
    <w:rsid w:val="000D0734"/>
    <w:rsid w:val="000D381C"/>
    <w:rsid w:val="000D3A7D"/>
    <w:rsid w:val="000E154B"/>
    <w:rsid w:val="000E358D"/>
    <w:rsid w:val="000E7611"/>
    <w:rsid w:val="000E772A"/>
    <w:rsid w:val="000F149E"/>
    <w:rsid w:val="000F58C2"/>
    <w:rsid w:val="00103441"/>
    <w:rsid w:val="001056CE"/>
    <w:rsid w:val="001104D1"/>
    <w:rsid w:val="00120BD0"/>
    <w:rsid w:val="00125498"/>
    <w:rsid w:val="001261CA"/>
    <w:rsid w:val="0012643B"/>
    <w:rsid w:val="001307C7"/>
    <w:rsid w:val="00131343"/>
    <w:rsid w:val="00140FA5"/>
    <w:rsid w:val="0014664D"/>
    <w:rsid w:val="00160A3C"/>
    <w:rsid w:val="001611E6"/>
    <w:rsid w:val="00197168"/>
    <w:rsid w:val="001973FD"/>
    <w:rsid w:val="001B0BA5"/>
    <w:rsid w:val="001B2C60"/>
    <w:rsid w:val="001B764F"/>
    <w:rsid w:val="001C11F8"/>
    <w:rsid w:val="001C50A6"/>
    <w:rsid w:val="001C65F1"/>
    <w:rsid w:val="001D24BD"/>
    <w:rsid w:val="001D4D88"/>
    <w:rsid w:val="001D53D7"/>
    <w:rsid w:val="001D5868"/>
    <w:rsid w:val="001E4663"/>
    <w:rsid w:val="001E7EEF"/>
    <w:rsid w:val="001F1388"/>
    <w:rsid w:val="001F5C90"/>
    <w:rsid w:val="001F6CA6"/>
    <w:rsid w:val="001F7BBB"/>
    <w:rsid w:val="002023D3"/>
    <w:rsid w:val="00207005"/>
    <w:rsid w:val="002106D5"/>
    <w:rsid w:val="00210EE5"/>
    <w:rsid w:val="00214521"/>
    <w:rsid w:val="002220F2"/>
    <w:rsid w:val="00230436"/>
    <w:rsid w:val="002317A6"/>
    <w:rsid w:val="002318F8"/>
    <w:rsid w:val="00235579"/>
    <w:rsid w:val="0024408F"/>
    <w:rsid w:val="00245707"/>
    <w:rsid w:val="00246D50"/>
    <w:rsid w:val="00255930"/>
    <w:rsid w:val="00255C33"/>
    <w:rsid w:val="002560F0"/>
    <w:rsid w:val="00271667"/>
    <w:rsid w:val="00276578"/>
    <w:rsid w:val="0028301A"/>
    <w:rsid w:val="00290BE9"/>
    <w:rsid w:val="00290E91"/>
    <w:rsid w:val="0029219E"/>
    <w:rsid w:val="00292252"/>
    <w:rsid w:val="00292CD0"/>
    <w:rsid w:val="00296940"/>
    <w:rsid w:val="002A2A0D"/>
    <w:rsid w:val="002A4CA6"/>
    <w:rsid w:val="002A4D95"/>
    <w:rsid w:val="002A7E31"/>
    <w:rsid w:val="002C5A75"/>
    <w:rsid w:val="002C60E1"/>
    <w:rsid w:val="002D3939"/>
    <w:rsid w:val="002E1B96"/>
    <w:rsid w:val="002E46EB"/>
    <w:rsid w:val="002E7DDB"/>
    <w:rsid w:val="002F73C3"/>
    <w:rsid w:val="0031113D"/>
    <w:rsid w:val="00314BDB"/>
    <w:rsid w:val="00315F1E"/>
    <w:rsid w:val="00327D20"/>
    <w:rsid w:val="003311CC"/>
    <w:rsid w:val="00332538"/>
    <w:rsid w:val="00337B52"/>
    <w:rsid w:val="00341BE2"/>
    <w:rsid w:val="00341CFD"/>
    <w:rsid w:val="00345F40"/>
    <w:rsid w:val="00346D30"/>
    <w:rsid w:val="0035127B"/>
    <w:rsid w:val="00362A9F"/>
    <w:rsid w:val="00365514"/>
    <w:rsid w:val="00374E63"/>
    <w:rsid w:val="00391899"/>
    <w:rsid w:val="003A5C60"/>
    <w:rsid w:val="003A65D9"/>
    <w:rsid w:val="003B1F0A"/>
    <w:rsid w:val="003C19F0"/>
    <w:rsid w:val="003D0296"/>
    <w:rsid w:val="003D1213"/>
    <w:rsid w:val="003E1F7C"/>
    <w:rsid w:val="003E4B68"/>
    <w:rsid w:val="003F2992"/>
    <w:rsid w:val="0040704B"/>
    <w:rsid w:val="004169F6"/>
    <w:rsid w:val="00421408"/>
    <w:rsid w:val="00425D21"/>
    <w:rsid w:val="004339A5"/>
    <w:rsid w:val="00441629"/>
    <w:rsid w:val="0045029C"/>
    <w:rsid w:val="00471481"/>
    <w:rsid w:val="004727C3"/>
    <w:rsid w:val="00476A7E"/>
    <w:rsid w:val="00486A66"/>
    <w:rsid w:val="00490B2F"/>
    <w:rsid w:val="0049270D"/>
    <w:rsid w:val="00493244"/>
    <w:rsid w:val="004A2215"/>
    <w:rsid w:val="004B6ED9"/>
    <w:rsid w:val="004B7402"/>
    <w:rsid w:val="004C2291"/>
    <w:rsid w:val="004C3B8D"/>
    <w:rsid w:val="004C3BD0"/>
    <w:rsid w:val="004D284A"/>
    <w:rsid w:val="004D5558"/>
    <w:rsid w:val="004D794F"/>
    <w:rsid w:val="004D7AF0"/>
    <w:rsid w:val="004E0ADD"/>
    <w:rsid w:val="004E3CAF"/>
    <w:rsid w:val="004E7F56"/>
    <w:rsid w:val="004F4940"/>
    <w:rsid w:val="004F5038"/>
    <w:rsid w:val="004F6552"/>
    <w:rsid w:val="0051184F"/>
    <w:rsid w:val="005131EE"/>
    <w:rsid w:val="005136D1"/>
    <w:rsid w:val="005139D8"/>
    <w:rsid w:val="00514860"/>
    <w:rsid w:val="00515BD6"/>
    <w:rsid w:val="005218AF"/>
    <w:rsid w:val="00522AA5"/>
    <w:rsid w:val="005340E9"/>
    <w:rsid w:val="005369E7"/>
    <w:rsid w:val="005418C3"/>
    <w:rsid w:val="00543DA9"/>
    <w:rsid w:val="00547756"/>
    <w:rsid w:val="00556016"/>
    <w:rsid w:val="00556EE2"/>
    <w:rsid w:val="00563871"/>
    <w:rsid w:val="00567374"/>
    <w:rsid w:val="00567B07"/>
    <w:rsid w:val="00572076"/>
    <w:rsid w:val="00575F1A"/>
    <w:rsid w:val="0057680E"/>
    <w:rsid w:val="00580174"/>
    <w:rsid w:val="00587FFC"/>
    <w:rsid w:val="00590AD1"/>
    <w:rsid w:val="00593CE0"/>
    <w:rsid w:val="00594F22"/>
    <w:rsid w:val="005A073E"/>
    <w:rsid w:val="005A1078"/>
    <w:rsid w:val="005A3BD9"/>
    <w:rsid w:val="005A767E"/>
    <w:rsid w:val="005B32C9"/>
    <w:rsid w:val="005B339D"/>
    <w:rsid w:val="005B7DB8"/>
    <w:rsid w:val="005C0F87"/>
    <w:rsid w:val="005D1741"/>
    <w:rsid w:val="005E1A8F"/>
    <w:rsid w:val="005E40EF"/>
    <w:rsid w:val="005F1C8A"/>
    <w:rsid w:val="005F26A6"/>
    <w:rsid w:val="00601B96"/>
    <w:rsid w:val="00605E03"/>
    <w:rsid w:val="006120CE"/>
    <w:rsid w:val="00616EBB"/>
    <w:rsid w:val="00636DBA"/>
    <w:rsid w:val="00637BCD"/>
    <w:rsid w:val="00640990"/>
    <w:rsid w:val="006420C1"/>
    <w:rsid w:val="006512E2"/>
    <w:rsid w:val="00653540"/>
    <w:rsid w:val="00664497"/>
    <w:rsid w:val="00674613"/>
    <w:rsid w:val="00674862"/>
    <w:rsid w:val="00681040"/>
    <w:rsid w:val="0068398C"/>
    <w:rsid w:val="00686FD8"/>
    <w:rsid w:val="00690210"/>
    <w:rsid w:val="00692DFF"/>
    <w:rsid w:val="006A5AEA"/>
    <w:rsid w:val="006D55DB"/>
    <w:rsid w:val="006E2DFF"/>
    <w:rsid w:val="006F195F"/>
    <w:rsid w:val="006F337B"/>
    <w:rsid w:val="006F403C"/>
    <w:rsid w:val="006F4357"/>
    <w:rsid w:val="006F7557"/>
    <w:rsid w:val="0070132B"/>
    <w:rsid w:val="0070765F"/>
    <w:rsid w:val="007121D7"/>
    <w:rsid w:val="00720E6D"/>
    <w:rsid w:val="00724373"/>
    <w:rsid w:val="007326E0"/>
    <w:rsid w:val="007334FF"/>
    <w:rsid w:val="0073355F"/>
    <w:rsid w:val="007349B3"/>
    <w:rsid w:val="0073747A"/>
    <w:rsid w:val="00743C0C"/>
    <w:rsid w:val="00746793"/>
    <w:rsid w:val="007513CE"/>
    <w:rsid w:val="00752BC6"/>
    <w:rsid w:val="0076256B"/>
    <w:rsid w:val="00762D73"/>
    <w:rsid w:val="00763286"/>
    <w:rsid w:val="007639C7"/>
    <w:rsid w:val="00775A05"/>
    <w:rsid w:val="007A4C42"/>
    <w:rsid w:val="007A4F02"/>
    <w:rsid w:val="007A75AB"/>
    <w:rsid w:val="007B25FE"/>
    <w:rsid w:val="007B3835"/>
    <w:rsid w:val="007C34E4"/>
    <w:rsid w:val="007C37D5"/>
    <w:rsid w:val="007D33CE"/>
    <w:rsid w:val="007D4711"/>
    <w:rsid w:val="008102D1"/>
    <w:rsid w:val="008120F5"/>
    <w:rsid w:val="0081536B"/>
    <w:rsid w:val="008406EC"/>
    <w:rsid w:val="00840C50"/>
    <w:rsid w:val="00851CC6"/>
    <w:rsid w:val="008618B8"/>
    <w:rsid w:val="00863ED1"/>
    <w:rsid w:val="00872D3C"/>
    <w:rsid w:val="00881DDC"/>
    <w:rsid w:val="00891F35"/>
    <w:rsid w:val="00893999"/>
    <w:rsid w:val="008A6E6E"/>
    <w:rsid w:val="008B26C5"/>
    <w:rsid w:val="008B641E"/>
    <w:rsid w:val="008C1169"/>
    <w:rsid w:val="008D06D8"/>
    <w:rsid w:val="008D2F0D"/>
    <w:rsid w:val="008D46BF"/>
    <w:rsid w:val="008E7A52"/>
    <w:rsid w:val="008F2B25"/>
    <w:rsid w:val="009011DC"/>
    <w:rsid w:val="00912193"/>
    <w:rsid w:val="00921AA7"/>
    <w:rsid w:val="009254EB"/>
    <w:rsid w:val="009315DD"/>
    <w:rsid w:val="009348C0"/>
    <w:rsid w:val="00935393"/>
    <w:rsid w:val="009367D5"/>
    <w:rsid w:val="009413A2"/>
    <w:rsid w:val="009471B7"/>
    <w:rsid w:val="00954D23"/>
    <w:rsid w:val="009622BB"/>
    <w:rsid w:val="00974411"/>
    <w:rsid w:val="00975F10"/>
    <w:rsid w:val="00977981"/>
    <w:rsid w:val="00986A10"/>
    <w:rsid w:val="009B1F9C"/>
    <w:rsid w:val="009C3556"/>
    <w:rsid w:val="009C6274"/>
    <w:rsid w:val="009C662B"/>
    <w:rsid w:val="009D1E56"/>
    <w:rsid w:val="009E1379"/>
    <w:rsid w:val="009E75DA"/>
    <w:rsid w:val="009F1929"/>
    <w:rsid w:val="00A00B7A"/>
    <w:rsid w:val="00A034FB"/>
    <w:rsid w:val="00A07C75"/>
    <w:rsid w:val="00A157D7"/>
    <w:rsid w:val="00A328D9"/>
    <w:rsid w:val="00A33209"/>
    <w:rsid w:val="00A338E9"/>
    <w:rsid w:val="00A500F6"/>
    <w:rsid w:val="00A52B3C"/>
    <w:rsid w:val="00A577CC"/>
    <w:rsid w:val="00A604A6"/>
    <w:rsid w:val="00A668BC"/>
    <w:rsid w:val="00A73553"/>
    <w:rsid w:val="00A7476D"/>
    <w:rsid w:val="00A80943"/>
    <w:rsid w:val="00A973FD"/>
    <w:rsid w:val="00AA3440"/>
    <w:rsid w:val="00AA7563"/>
    <w:rsid w:val="00AB12D3"/>
    <w:rsid w:val="00AB1D0C"/>
    <w:rsid w:val="00AC19D9"/>
    <w:rsid w:val="00AC453F"/>
    <w:rsid w:val="00AD3270"/>
    <w:rsid w:val="00AE5E36"/>
    <w:rsid w:val="00AF1D06"/>
    <w:rsid w:val="00AF3DAB"/>
    <w:rsid w:val="00AF60AF"/>
    <w:rsid w:val="00AF7CEF"/>
    <w:rsid w:val="00B00D87"/>
    <w:rsid w:val="00B01491"/>
    <w:rsid w:val="00B107CB"/>
    <w:rsid w:val="00B214C3"/>
    <w:rsid w:val="00B22BD8"/>
    <w:rsid w:val="00B321C6"/>
    <w:rsid w:val="00B35A1D"/>
    <w:rsid w:val="00B416DE"/>
    <w:rsid w:val="00B42893"/>
    <w:rsid w:val="00B42916"/>
    <w:rsid w:val="00B439FD"/>
    <w:rsid w:val="00B44F22"/>
    <w:rsid w:val="00B4783E"/>
    <w:rsid w:val="00B55ECB"/>
    <w:rsid w:val="00B6189E"/>
    <w:rsid w:val="00B721DF"/>
    <w:rsid w:val="00B72DFE"/>
    <w:rsid w:val="00B7513C"/>
    <w:rsid w:val="00B80166"/>
    <w:rsid w:val="00B920BC"/>
    <w:rsid w:val="00B932C7"/>
    <w:rsid w:val="00B96701"/>
    <w:rsid w:val="00BA3BFC"/>
    <w:rsid w:val="00BC102D"/>
    <w:rsid w:val="00BC223F"/>
    <w:rsid w:val="00BC3707"/>
    <w:rsid w:val="00BC60D6"/>
    <w:rsid w:val="00BF076B"/>
    <w:rsid w:val="00BF2761"/>
    <w:rsid w:val="00C0014A"/>
    <w:rsid w:val="00C02E5A"/>
    <w:rsid w:val="00C03B28"/>
    <w:rsid w:val="00C0515F"/>
    <w:rsid w:val="00C1196E"/>
    <w:rsid w:val="00C11FEA"/>
    <w:rsid w:val="00C1381D"/>
    <w:rsid w:val="00C206EF"/>
    <w:rsid w:val="00C2571E"/>
    <w:rsid w:val="00C4075B"/>
    <w:rsid w:val="00C418D2"/>
    <w:rsid w:val="00C519EF"/>
    <w:rsid w:val="00C52445"/>
    <w:rsid w:val="00C53326"/>
    <w:rsid w:val="00C61CF0"/>
    <w:rsid w:val="00C63FFA"/>
    <w:rsid w:val="00C71547"/>
    <w:rsid w:val="00C77EAF"/>
    <w:rsid w:val="00C81524"/>
    <w:rsid w:val="00C94FEE"/>
    <w:rsid w:val="00C96257"/>
    <w:rsid w:val="00C977AF"/>
    <w:rsid w:val="00CA00BD"/>
    <w:rsid w:val="00CA5900"/>
    <w:rsid w:val="00CB00C0"/>
    <w:rsid w:val="00CB29A5"/>
    <w:rsid w:val="00CC11A9"/>
    <w:rsid w:val="00CD76C6"/>
    <w:rsid w:val="00CE457B"/>
    <w:rsid w:val="00CE6DF8"/>
    <w:rsid w:val="00CF376F"/>
    <w:rsid w:val="00CF385C"/>
    <w:rsid w:val="00D029D1"/>
    <w:rsid w:val="00D03C97"/>
    <w:rsid w:val="00D16C9F"/>
    <w:rsid w:val="00D24628"/>
    <w:rsid w:val="00D252F8"/>
    <w:rsid w:val="00D30799"/>
    <w:rsid w:val="00D32B9C"/>
    <w:rsid w:val="00D40C5D"/>
    <w:rsid w:val="00D41BBC"/>
    <w:rsid w:val="00D423ED"/>
    <w:rsid w:val="00D44230"/>
    <w:rsid w:val="00D47C57"/>
    <w:rsid w:val="00D5122F"/>
    <w:rsid w:val="00D60BE3"/>
    <w:rsid w:val="00D71638"/>
    <w:rsid w:val="00D7484B"/>
    <w:rsid w:val="00D74BE9"/>
    <w:rsid w:val="00D76F0D"/>
    <w:rsid w:val="00D847C5"/>
    <w:rsid w:val="00D95B6B"/>
    <w:rsid w:val="00D95F0D"/>
    <w:rsid w:val="00D97E4E"/>
    <w:rsid w:val="00DA61F3"/>
    <w:rsid w:val="00DB269C"/>
    <w:rsid w:val="00DB33B5"/>
    <w:rsid w:val="00DB4F8F"/>
    <w:rsid w:val="00DB717B"/>
    <w:rsid w:val="00DB7816"/>
    <w:rsid w:val="00DC01C0"/>
    <w:rsid w:val="00DC4F55"/>
    <w:rsid w:val="00DD3307"/>
    <w:rsid w:val="00DD7E2B"/>
    <w:rsid w:val="00DF0140"/>
    <w:rsid w:val="00E037EC"/>
    <w:rsid w:val="00E04979"/>
    <w:rsid w:val="00E0776A"/>
    <w:rsid w:val="00E12199"/>
    <w:rsid w:val="00E13D1B"/>
    <w:rsid w:val="00E17362"/>
    <w:rsid w:val="00E17EC4"/>
    <w:rsid w:val="00E22600"/>
    <w:rsid w:val="00E42219"/>
    <w:rsid w:val="00E44F86"/>
    <w:rsid w:val="00E45433"/>
    <w:rsid w:val="00E46E4B"/>
    <w:rsid w:val="00E50787"/>
    <w:rsid w:val="00E61BF7"/>
    <w:rsid w:val="00E62D59"/>
    <w:rsid w:val="00E62DA2"/>
    <w:rsid w:val="00E73B14"/>
    <w:rsid w:val="00E82C01"/>
    <w:rsid w:val="00E867B2"/>
    <w:rsid w:val="00E971D7"/>
    <w:rsid w:val="00EA12EC"/>
    <w:rsid w:val="00EA494F"/>
    <w:rsid w:val="00EB6065"/>
    <w:rsid w:val="00EB6425"/>
    <w:rsid w:val="00EB7DDA"/>
    <w:rsid w:val="00EC23B4"/>
    <w:rsid w:val="00EC75D2"/>
    <w:rsid w:val="00ED57E6"/>
    <w:rsid w:val="00EE66FD"/>
    <w:rsid w:val="00EF0FF4"/>
    <w:rsid w:val="00F0223E"/>
    <w:rsid w:val="00F038D8"/>
    <w:rsid w:val="00F04CA1"/>
    <w:rsid w:val="00F06A51"/>
    <w:rsid w:val="00F16A23"/>
    <w:rsid w:val="00F26187"/>
    <w:rsid w:val="00F46215"/>
    <w:rsid w:val="00F5189E"/>
    <w:rsid w:val="00F570CC"/>
    <w:rsid w:val="00F749AF"/>
    <w:rsid w:val="00F74FEF"/>
    <w:rsid w:val="00F81F74"/>
    <w:rsid w:val="00F837EE"/>
    <w:rsid w:val="00F87EB0"/>
    <w:rsid w:val="00F92DCB"/>
    <w:rsid w:val="00F93A59"/>
    <w:rsid w:val="00F96A29"/>
    <w:rsid w:val="00FA784D"/>
    <w:rsid w:val="00FB4C06"/>
    <w:rsid w:val="00FB5BAA"/>
    <w:rsid w:val="00FC1FBB"/>
    <w:rsid w:val="00FD4D2E"/>
    <w:rsid w:val="00FE0AC0"/>
    <w:rsid w:val="00FE18FE"/>
    <w:rsid w:val="00FF0366"/>
    <w:rsid w:val="00FF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E9521"/>
  <w15:docId w15:val="{7A547A0E-EF38-4FE9-A45A-EE2F01A6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722"/>
  </w:style>
  <w:style w:type="paragraph" w:styleId="Heading1">
    <w:name w:val="heading 1"/>
    <w:basedOn w:val="Title"/>
    <w:next w:val="Normal"/>
    <w:link w:val="Heading1Char"/>
    <w:uiPriority w:val="9"/>
    <w:qFormat/>
    <w:rsid w:val="00E60722"/>
    <w:pPr>
      <w:keepNext/>
      <w:keepLines/>
      <w:spacing w:before="360"/>
      <w:outlineLvl w:val="0"/>
    </w:pPr>
    <w:rPr>
      <w:rFonts w:ascii="Calibri" w:hAnsi="Calibri"/>
      <w:color w:val="3A3A3A" w:themeColor="background2" w:themeShade="40"/>
      <w:sz w:val="40"/>
      <w:szCs w:val="40"/>
    </w:rPr>
  </w:style>
  <w:style w:type="paragraph" w:styleId="Heading2">
    <w:name w:val="heading 2"/>
    <w:basedOn w:val="Title"/>
    <w:next w:val="Normal"/>
    <w:link w:val="Heading2Char"/>
    <w:uiPriority w:val="9"/>
    <w:unhideWhenUsed/>
    <w:qFormat/>
    <w:rsid w:val="00E60722"/>
    <w:pPr>
      <w:keepNext/>
      <w:keepLines/>
      <w:spacing w:before="160"/>
      <w:outlineLvl w:val="1"/>
    </w:pPr>
    <w:rPr>
      <w:rFonts w:ascii="Calibri" w:hAnsi="Calibri"/>
      <w:color w:val="3A3A3A" w:themeColor="background2" w:themeShade="40"/>
      <w:sz w:val="32"/>
      <w:szCs w:val="32"/>
    </w:rPr>
  </w:style>
  <w:style w:type="paragraph" w:styleId="Heading3">
    <w:name w:val="heading 3"/>
    <w:basedOn w:val="Title"/>
    <w:next w:val="Normal"/>
    <w:link w:val="Heading3Char"/>
    <w:uiPriority w:val="9"/>
    <w:unhideWhenUsed/>
    <w:qFormat/>
    <w:rsid w:val="00E60722"/>
    <w:pPr>
      <w:keepNext/>
      <w:keepLines/>
      <w:spacing w:before="160"/>
      <w:outlineLvl w:val="2"/>
    </w:pPr>
    <w:rPr>
      <w:rFonts w:ascii="Calibri" w:hAnsi="Calibri"/>
      <w:color w:val="3A3A3A" w:themeColor="background2" w:themeShade="4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6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72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6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7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0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722"/>
  </w:style>
  <w:style w:type="paragraph" w:styleId="Footer">
    <w:name w:val="footer"/>
    <w:basedOn w:val="Normal"/>
    <w:link w:val="FooterChar"/>
    <w:uiPriority w:val="99"/>
    <w:unhideWhenUsed/>
    <w:rsid w:val="00E60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722"/>
  </w:style>
  <w:style w:type="character" w:styleId="SubtleReference">
    <w:name w:val="Subtle Reference"/>
    <w:basedOn w:val="DefaultParagraphFont"/>
    <w:uiPriority w:val="31"/>
    <w:qFormat/>
    <w:rsid w:val="00E60722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unhideWhenUsed/>
    <w:qFormat/>
    <w:rsid w:val="00E60722"/>
    <w:pPr>
      <w:spacing w:before="240" w:after="0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96257"/>
    <w:pPr>
      <w:tabs>
        <w:tab w:val="right" w:leader="dot" w:pos="9016"/>
      </w:tabs>
      <w:spacing w:after="100"/>
      <w:pPrChange w:id="0" w:author="kyle O'Reilly" w:date="2026-10-22T22:43:00Z">
        <w:pPr>
          <w:spacing w:after="100" w:line="259" w:lineRule="auto"/>
        </w:pPr>
      </w:pPrChange>
    </w:pPr>
    <w:rPr>
      <w:rPrChange w:id="0" w:author="kyle O'Reilly" w:date="2026-10-22T22:43:00Z">
        <w:rPr>
          <w:rFonts w:ascii="Calibri" w:eastAsia="Calibri" w:hAnsi="Calibri" w:cs="Calibri"/>
          <w:sz w:val="22"/>
          <w:szCs w:val="22"/>
          <w:lang w:val="en-IE" w:eastAsia="en-IE" w:bidi="ar-SA"/>
        </w:rPr>
      </w:rPrChange>
    </w:rPr>
  </w:style>
  <w:style w:type="paragraph" w:styleId="TOC2">
    <w:name w:val="toc 2"/>
    <w:basedOn w:val="Normal"/>
    <w:next w:val="Normal"/>
    <w:autoRedefine/>
    <w:uiPriority w:val="39"/>
    <w:unhideWhenUsed/>
    <w:rsid w:val="00E6072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6072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60722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E6072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90C88"/>
    <w:rPr>
      <w:rFonts w:ascii="Calibri" w:hAnsi="Calibri"/>
    </w:rPr>
  </w:style>
  <w:style w:type="table" w:styleId="TableGrid">
    <w:name w:val="Table Grid"/>
    <w:basedOn w:val="TableNormal"/>
    <w:uiPriority w:val="39"/>
    <w:rsid w:val="00A57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95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A034FB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AB12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7E31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C4F0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1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eg"/><Relationship Id="rId22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CA7052A48FB44E8BAE44044031FC77" ma:contentTypeVersion="5" ma:contentTypeDescription="Create a new document." ma:contentTypeScope="" ma:versionID="72110da391d7bf7bbbd9879cda66318c">
  <xsd:schema xmlns:xsd="http://www.w3.org/2001/XMLSchema" xmlns:xs="http://www.w3.org/2001/XMLSchema" xmlns:p="http://schemas.microsoft.com/office/2006/metadata/properties" xmlns:ns3="b16a9495-4dfd-42d3-807b-98cb11f03b43" targetNamespace="http://schemas.microsoft.com/office/2006/metadata/properties" ma:root="true" ma:fieldsID="65d4c4ab10123b5e2192ffab3149626d" ns3:_="">
    <xsd:import namespace="b16a9495-4dfd-42d3-807b-98cb11f03b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a9495-4dfd-42d3-807b-98cb11f03b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hlgh2pzFvkmpnhkVaeODs3Wnuw==">CgMxLjAyCGguZ2pkZ3hzMgloLjMwajB6bGwyCWguMWZvYjl0ZTIJaC4zem55c2g3MgloLjJldDkycDAyDmgua2ZranMzcndsMmMxOAByITF6bEVRVXYyWkdtTjZWemdfYk5uaGpmb0x1c2hhYUo3dw==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6a9495-4dfd-42d3-807b-98cb11f03b4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C61161-19E4-4D42-A5DA-EC591AFE0A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D39011-2B34-4226-8638-59B13D863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6a9495-4dfd-42d3-807b-98cb11f03b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D51EB97A-8C7A-4EE1-A3AD-E57FDBFA6BEE}">
  <ds:schemaRefs>
    <ds:schemaRef ds:uri="http://schemas.microsoft.com/office/2006/metadata/properties"/>
    <ds:schemaRef ds:uri="http://schemas.microsoft.com/office/infopath/2007/PartnerControls"/>
    <ds:schemaRef ds:uri="b16a9495-4dfd-42d3-807b-98cb11f03b43"/>
  </ds:schemaRefs>
</ds:datastoreItem>
</file>

<file path=customXml/itemProps5.xml><?xml version="1.0" encoding="utf-8"?>
<ds:datastoreItem xmlns:ds="http://schemas.openxmlformats.org/officeDocument/2006/customXml" ds:itemID="{AD64260C-1345-4C21-A804-B9FBE7B914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14</Pages>
  <Words>2279</Words>
  <Characters>12994</Characters>
  <Application>Microsoft Office Word</Application>
  <DocSecurity>0</DocSecurity>
  <Lines>108</Lines>
  <Paragraphs>30</Paragraphs>
  <ScaleCrop>false</ScaleCrop>
  <Company/>
  <LinksUpToDate>false</LinksUpToDate>
  <CharactersWithSpaces>15243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 Zorzi</dc:creator>
  <cp:lastModifiedBy>kyle O'Reilly</cp:lastModifiedBy>
  <cp:revision>384</cp:revision>
  <dcterms:created xsi:type="dcterms:W3CDTF">2026-10-20T19:49:00Z</dcterms:created>
  <dcterms:modified xsi:type="dcterms:W3CDTF">2026-10-24T21:59:00Z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9392f05823f65d13690dc4fb6817483613663138ac52bbed524e9b6627c257fb</vt:lpwstr>
  </property>
  <property fmtid="{D5CDD505-2E9C-101B-9397-08002B2CF9AE}" pid="3" name="ContentTypeId">
    <vt:lpwstr>0x01010091CA7052A48FB44E8BAE44044031FC77</vt:lpwstr>
  </property>
</Properties>
</file>